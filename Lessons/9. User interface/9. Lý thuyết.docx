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e" w:val="clear"/>
        <w:spacing w:after="120" w:before="120" w:lineRule="auto"/>
        <w:rPr>
          <w:sz w:val="32"/>
          <w:szCs w:val="32"/>
        </w:rPr>
      </w:pPr>
      <w:r w:rsidDel="00000000" w:rsidR="00000000" w:rsidRPr="00000000">
        <w:rPr>
          <w:rFonts w:ascii="Times New Roman" w:cs="Times New Roman" w:eastAsia="Times New Roman" w:hAnsi="Times New Roman"/>
          <w:color w:val="2f5496"/>
          <w:sz w:val="32"/>
          <w:szCs w:val="32"/>
          <w:rtl w:val="0"/>
        </w:rPr>
        <w:t xml:space="preserve">Phân hệ (Subsystems)</w:t>
      </w:r>
      <w:r w:rsidDel="00000000" w:rsidR="00000000" w:rsidRPr="00000000">
        <w:rPr>
          <w:rtl w:val="0"/>
        </w:rPr>
      </w:r>
    </w:p>
    <w:p w:rsidR="00000000" w:rsidDel="00000000" w:rsidP="00000000" w:rsidRDefault="00000000" w:rsidRPr="00000000" w14:paraId="0000000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hệ là các khối chính để xây dựng giao diện 1C:Enterprise. Do đó, điều đầu tiên cần thực hiện khi phát triển cấu hình là thiết kế các phân hệ.</w:t>
      </w:r>
    </w:p>
    <w:p w:rsidR="00000000" w:rsidDel="00000000" w:rsidP="00000000" w:rsidRDefault="00000000" w:rsidRPr="00000000" w14:paraId="0000000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thời,</w:t>
      </w:r>
      <w:r w:rsidDel="00000000" w:rsidR="00000000" w:rsidRPr="00000000">
        <w:rPr>
          <w:rFonts w:ascii="Times New Roman" w:cs="Times New Roman" w:eastAsia="Times New Roman" w:hAnsi="Times New Roman"/>
          <w:b w:val="0"/>
          <w:bCs w:val="0"/>
          <w:sz w:val="24"/>
          <w:szCs w:val="24"/>
          <w:rtl w:val="0"/>
        </w:rPr>
        <w:t xml:space="preserve"> lập trình viên</w:t>
      </w:r>
      <w:r w:rsidDel="00000000" w:rsidR="00000000" w:rsidRPr="00000000">
        <w:rPr>
          <w:rFonts w:ascii="Times New Roman" w:cs="Times New Roman" w:eastAsia="Times New Roman" w:hAnsi="Times New Roman"/>
          <w:sz w:val="24"/>
          <w:szCs w:val="24"/>
          <w:rtl w:val="0"/>
        </w:rPr>
        <w:t xml:space="preserve"> cần đảm nhiệm một nhiệm vụ rất quan trọng, đó là: xem xét cẩn thận thành phần của các phân hệ, sau đó liên kết một cách chính xác và có ý nghĩa các đối tượng cấu hình dự định tạo ra với các phân hệ.</w:t>
      </w:r>
    </w:p>
    <w:p w:rsidR="00000000" w:rsidDel="00000000" w:rsidP="00000000" w:rsidRDefault="00000000" w:rsidRPr="00000000" w14:paraId="0000000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các giải pháp ứng dụng đơn giản có thể không sử dụng phân hệ, nhưng chúng tôi khuyên bạn luôn sử dụng chúng, bởi vì ngoài việc xây dựng giao diện, các đối tượng cấu hình thuộc Subsystem được dùng để mô tả các phần cấu hình chức năng, thể hiện các phần logic của giải pháp ứng dụng.</w:t>
      </w:r>
    </w:p>
    <w:p w:rsidR="00000000" w:rsidDel="00000000" w:rsidP="00000000" w:rsidRDefault="00000000" w:rsidRPr="00000000" w14:paraId="0000000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phân hệ có thể là cấp cao nhất và cấp dưới. Các phân hệ</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cấp cao nhất đều là các phần tử chính của giao diện vì chúng là menu chính của giải pháp ứng dụng:</w:t>
      </w:r>
    </w:p>
    <w:p w:rsidR="00000000" w:rsidDel="00000000" w:rsidP="00000000" w:rsidRDefault="00000000" w:rsidRPr="00000000" w14:paraId="0000000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5535" cy="2936240"/>
            <wp:effectExtent b="0" l="0" r="0" t="0"/>
            <wp:docPr descr="Subsystems1" id="230" name="image56.png"/>
            <a:graphic>
              <a:graphicData uri="http://schemas.openxmlformats.org/drawingml/2006/picture">
                <pic:pic>
                  <pic:nvPicPr>
                    <pic:cNvPr descr="Subsystems1" id="0" name="image56.png"/>
                    <pic:cNvPicPr preferRelativeResize="0"/>
                  </pic:nvPicPr>
                  <pic:blipFill>
                    <a:blip r:embed="rId9"/>
                    <a:srcRect b="0" l="0" r="0" t="0"/>
                    <a:stretch>
                      <a:fillRect/>
                    </a:stretch>
                  </pic:blipFill>
                  <pic:spPr>
                    <a:xfrm>
                      <a:off x="0" y="0"/>
                      <a:ext cx="6185535" cy="293624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đây, chúng ta đã tạo các phân hệ trong quá trình thực hành. Bây giờ hãy tạo các phân hệ trực thuộc để hiểu rõ hơn mục đích của chúng.</w:t>
      </w:r>
    </w:p>
    <w:p w:rsidR="00000000" w:rsidDel="00000000" w:rsidP="00000000" w:rsidRDefault="00000000" w:rsidRPr="00000000" w14:paraId="0000000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drawing>
          <wp:inline distB="0" distT="0" distL="0" distR="0">
            <wp:extent cx="4924425" cy="2247900"/>
            <wp:effectExtent b="0" l="0" r="0" t="0"/>
            <wp:docPr descr="Subsystems2" id="232" name="image66.png"/>
            <a:graphic>
              <a:graphicData uri="http://schemas.openxmlformats.org/drawingml/2006/picture">
                <pic:pic>
                  <pic:nvPicPr>
                    <pic:cNvPr descr="Subsystems2" id="0" name="image66.png"/>
                    <pic:cNvPicPr preferRelativeResize="0"/>
                  </pic:nvPicPr>
                  <pic:blipFill>
                    <a:blip r:embed="rId10"/>
                    <a:srcRect b="0" l="0" r="0" t="0"/>
                    <a:stretch>
                      <a:fillRect/>
                    </a:stretch>
                  </pic:blipFill>
                  <pic:spPr>
                    <a:xfrm>
                      <a:off x="0" y="0"/>
                      <a:ext cx="49244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sẽ tạo phân hệ con Company thuộc phân hệ HRM để đặt cho các đối tượng liên quan đến làm việc với doanh nghiệp, nhân viên, thay đổi nhân sự, v.v vào đó. Sau khi tạo phân hệ, tôi đã loại bỏ các đối tượng khỏi phân hệ HRM và thêm chúng vào phân hệ mới:</w:t>
      </w:r>
    </w:p>
    <w:p w:rsidR="00000000" w:rsidDel="00000000" w:rsidP="00000000" w:rsidRDefault="00000000" w:rsidRPr="00000000" w14:paraId="0000000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77280" cy="2564130"/>
            <wp:effectExtent b="0" l="0" r="0" t="0"/>
            <wp:docPr descr="Subsystems3" id="231" name="image64.png"/>
            <a:graphic>
              <a:graphicData uri="http://schemas.openxmlformats.org/drawingml/2006/picture">
                <pic:pic>
                  <pic:nvPicPr>
                    <pic:cNvPr descr="Subsystems3" id="0" name="image64.png"/>
                    <pic:cNvPicPr preferRelativeResize="0"/>
                  </pic:nvPicPr>
                  <pic:blipFill>
                    <a:blip r:embed="rId11"/>
                    <a:srcRect b="0" l="0" r="0" t="0"/>
                    <a:stretch>
                      <a:fillRect/>
                    </a:stretch>
                  </pic:blipFill>
                  <pic:spPr>
                    <a:xfrm>
                      <a:off x="0" y="0"/>
                      <a:ext cx="6177280" cy="256413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cập nhật cấu hình và xem những gì đã thay đổi. Kỳ lạ thay, về mặt trực quan mọi thứ vẫn như cũ. </w:t>
      </w:r>
    </w:p>
    <w:p w:rsidR="00000000" w:rsidDel="00000000" w:rsidP="00000000" w:rsidRDefault="00000000" w:rsidRPr="00000000" w14:paraId="0000000D">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286375" cy="1666875"/>
            <wp:effectExtent b="0" l="0" r="0" t="0"/>
            <wp:docPr descr="Subsystems4" id="234" name="image67.png"/>
            <a:graphic>
              <a:graphicData uri="http://schemas.openxmlformats.org/drawingml/2006/picture">
                <pic:pic>
                  <pic:nvPicPr>
                    <pic:cNvPr descr="Subsystems4" id="0" name="image67.png"/>
                    <pic:cNvPicPr preferRelativeResize="0"/>
                  </pic:nvPicPr>
                  <pic:blipFill>
                    <a:blip r:embed="rId12"/>
                    <a:srcRect b="0" l="0" r="0" t="0"/>
                    <a:stretch>
                      <a:fillRect/>
                    </a:stretch>
                  </pic:blipFill>
                  <pic:spPr>
                    <a:xfrm>
                      <a:off x="0" y="0"/>
                      <a:ext cx="52863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Nhưng khi tôi nhấp lần thứ hai vào phân hệ đang mở, thì giao diện sẽ thay đổi:</w:t>
      </w:r>
    </w:p>
    <w:p w:rsidR="00000000" w:rsidDel="00000000" w:rsidP="00000000" w:rsidRDefault="00000000" w:rsidRPr="00000000" w14:paraId="0000000F">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505835" cy="2842895"/>
            <wp:effectExtent b="0" l="0" r="0" t="0"/>
            <wp:docPr descr="Subsystems5" id="233" name="image80.png"/>
            <a:graphic>
              <a:graphicData uri="http://schemas.openxmlformats.org/drawingml/2006/picture">
                <pic:pic>
                  <pic:nvPicPr>
                    <pic:cNvPr descr="Subsystems5" id="0" name="image80.png"/>
                    <pic:cNvPicPr preferRelativeResize="0"/>
                  </pic:nvPicPr>
                  <pic:blipFill>
                    <a:blip r:embed="rId13"/>
                    <a:srcRect b="0" l="0" r="0" t="0"/>
                    <a:stretch>
                      <a:fillRect/>
                    </a:stretch>
                  </pic:blipFill>
                  <pic:spPr>
                    <a:xfrm>
                      <a:off x="0" y="0"/>
                      <a:ext cx="3505835"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là do các phân hệ con không hiển thị trong thanh lệnh chức năng của phân hệ hiện tại. Chúng ta sẽ đề cập đến các thanh lệnh trong phần dưới của bài học này.</w:t>
      </w:r>
    </w:p>
    <w:p w:rsidR="00000000" w:rsidDel="00000000" w:rsidP="00000000" w:rsidRDefault="00000000" w:rsidRPr="00000000" w14:paraId="0000001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đối tượng cấu hình có thể nằm trong một hoặc nhiều phân hệ. Nói cách khác, nó sẽ hiển thị trong mỗi phân hệ đã chọn.</w:t>
      </w:r>
    </w:p>
    <w:p w:rsidR="00000000" w:rsidDel="00000000" w:rsidP="00000000" w:rsidRDefault="00000000" w:rsidRPr="00000000" w14:paraId="0000001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cần lưu ý rằng, các phân hệ kết hợp với khả năng hiển thị theo vai trò cho phép </w:t>
      </w:r>
      <w:r w:rsidDel="00000000" w:rsidR="00000000" w:rsidRPr="00000000">
        <w:rPr>
          <w:rFonts w:ascii="Times New Roman" w:cs="Times New Roman" w:eastAsia="Times New Roman" w:hAnsi="Times New Roman"/>
          <w:b w:val="0"/>
          <w:bCs w:val="0"/>
          <w:sz w:val="24"/>
          <w:szCs w:val="24"/>
          <w:rtl w:val="0"/>
        </w:rPr>
        <w:t xml:space="preserve">lập trình viên</w:t>
      </w:r>
      <w:r w:rsidDel="00000000" w:rsidR="00000000" w:rsidRPr="00000000">
        <w:rPr>
          <w:rFonts w:ascii="Times New Roman" w:cs="Times New Roman" w:eastAsia="Times New Roman" w:hAnsi="Times New Roman"/>
          <w:sz w:val="24"/>
          <w:szCs w:val="24"/>
          <w:rtl w:val="0"/>
        </w:rPr>
        <w:t xml:space="preserve"> cung cấp cho người dùng giao diện dễ sử dụng và đa dạng tính năng mà không có tính năng thừa nào. Ví dụ: nhân viên kho cần có tính năng nhập và xuất mặt hàng nhưng họ không cần bất cứ tính năng nào khác liên quan đến kế toán hoặc cung cấp dịch vụ.</w:t>
      </w:r>
    </w:p>
    <w:p w:rsidR="00000000" w:rsidDel="00000000" w:rsidP="00000000" w:rsidRDefault="00000000" w:rsidRPr="00000000" w14:paraId="0000001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các phân hệ xác định cấu trúc giải pháp ứng dụng, bố trí toàn bộ giao diện người dùng và cho phép sắp xếp các chứng từ, danh mục và báo cáo khác nhau theo các tiêu chí liên quan một cách hợp lý giúp người dùng có thể dễ dàng tìm kiếm. Lưu ý rằng, người dùng sẽ chỉ nhìn thấy những phân hệ (tức là những tính năng của giải pháp ứng dụng) mà họ cần để làm việc.</w:t>
      </w:r>
    </w:p>
    <w:p w:rsidR="00000000" w:rsidDel="00000000" w:rsidP="00000000" w:rsidRDefault="00000000" w:rsidRPr="00000000" w14:paraId="0000001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cả đối với giải pháp ứng dụng nhỏ, chúng ta có thể xác định một số thành phần chức năng đại diện cho các lĩnh vực chủ đề riêng biệt. Chúng ta có thể đặt mọi thứ liên quan đến kế toán vào một phân hệ và mọi thứ liên quan đến bán hàng vào một phân hệ khác. Tương tự với phân hệ Purchases.</w:t>
      </w:r>
    </w:p>
    <w:p w:rsidR="00000000" w:rsidDel="00000000" w:rsidP="00000000" w:rsidRDefault="00000000" w:rsidRPr="00000000" w14:paraId="0000001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việc lưu trữ và điều chuyển hàng hóa giữa các kho, các biên bản kho như kiểm kê hàng tồn có thể được đưa vào phân hệ Warehouses.</w:t>
      </w:r>
    </w:p>
    <w:p w:rsidR="00000000" w:rsidDel="00000000" w:rsidP="00000000" w:rsidRDefault="00000000" w:rsidRPr="00000000" w14:paraId="00000016">
      <w:pPr>
        <w:shd w:fill="fffffe" w:val="clear"/>
        <w:tabs>
          <w:tab w:val="left" w:leader="none" w:pos="5760"/>
        </w:tabs>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để thực hiện các thao tác quản trị cơ sở dữ liệu, cần bổ sung một phân hệ khác mà chỉ cho phép người quản trị truy cập. Do đó, ngay cả đối với ứng dụng nhỏ, chúng ta cũng cần một số đối tượng Subsystem.</w:t>
      </w:r>
    </w:p>
    <w:p w:rsidR="00000000" w:rsidDel="00000000" w:rsidP="00000000" w:rsidRDefault="00000000" w:rsidRPr="00000000" w14:paraId="00000017">
      <w:pPr>
        <w:pStyle w:val="Heading2"/>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thuộc tính của phân hệ</w:t>
      </w:r>
    </w:p>
    <w:p w:rsidR="00000000" w:rsidDel="00000000" w:rsidP="00000000" w:rsidRDefault="00000000" w:rsidRPr="00000000" w14:paraId="00000018">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hãy cùng xem các thuộc tính của đối tượng cấu hình “Subsystem”. Hộp kiểm “Include in the command interface” như bạn có thể hiểu từ tên của nó, cho phép hiển thị phân hệ này trên giao diện hay không. Một số phân hệ có chức năng phân chia tính năng để chỉ định tính trực thuộc của một số đối tượng metadata với một khối nhất định và không yêu cầu hiển thị trên giao diện.</w:t>
      </w:r>
    </w:p>
    <w:p w:rsidR="00000000" w:rsidDel="00000000" w:rsidP="00000000" w:rsidRDefault="00000000" w:rsidRPr="00000000" w14:paraId="00000019">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448810" cy="2971800"/>
            <wp:effectExtent b="0" l="0" r="0" t="0"/>
            <wp:docPr descr="SubsystemProperties1" id="236" name="image71.png"/>
            <a:graphic>
              <a:graphicData uri="http://schemas.openxmlformats.org/drawingml/2006/picture">
                <pic:pic>
                  <pic:nvPicPr>
                    <pic:cNvPr descr="SubsystemProperties1" id="0" name="image71.png"/>
                    <pic:cNvPicPr preferRelativeResize="0"/>
                  </pic:nvPicPr>
                  <pic:blipFill>
                    <a:blip r:embed="rId14"/>
                    <a:srcRect b="0" l="0" r="0" t="0"/>
                    <a:stretch>
                      <a:fillRect/>
                    </a:stretch>
                  </pic:blipFill>
                  <pic:spPr>
                    <a:xfrm>
                      <a:off x="0" y="0"/>
                      <a:ext cx="44488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Trường “Explanation” được dùng để hiển thị thông tin về phân hệ dưới dạng ghi chú đẩy khi di chuột.</w:t>
      </w:r>
    </w:p>
    <w:p w:rsidR="00000000" w:rsidDel="00000000" w:rsidP="00000000" w:rsidRDefault="00000000" w:rsidRPr="00000000" w14:paraId="0000001B">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1725" cy="3084830"/>
            <wp:effectExtent b="0" l="0" r="0" t="0"/>
            <wp:docPr descr="SubsystemProperties3" id="235" name="image65.png"/>
            <a:graphic>
              <a:graphicData uri="http://schemas.openxmlformats.org/drawingml/2006/picture">
                <pic:pic>
                  <pic:nvPicPr>
                    <pic:cNvPr descr="SubsystemProperties3" id="0" name="image65.png"/>
                    <pic:cNvPicPr preferRelativeResize="0"/>
                  </pic:nvPicPr>
                  <pic:blipFill>
                    <a:blip r:embed="rId15"/>
                    <a:srcRect b="0" l="0" r="0" t="0"/>
                    <a:stretch>
                      <a:fillRect/>
                    </a:stretch>
                  </pic:blipFill>
                  <pic:spPr>
                    <a:xfrm>
                      <a:off x="0" y="0"/>
                      <a:ext cx="6181725"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Thuộc tính “Picture” dùng để hiển thị hình ảnh của phân hệ trên giao diện. Các hình ảnh chỉ hiển thị cho các phân hệ cấp cao nhất.</w:t>
      </w:r>
    </w:p>
    <w:p w:rsidR="00000000" w:rsidDel="00000000" w:rsidP="00000000" w:rsidRDefault="00000000" w:rsidRPr="00000000" w14:paraId="0000001D">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chỉ định hình ảnh có kích thước khác nhau, chiều cao của thanh phân hệ sẽ được tính như sau:</w:t>
      </w:r>
    </w:p>
    <w:p w:rsidR="00000000" w:rsidDel="00000000" w:rsidP="00000000" w:rsidRDefault="00000000" w:rsidRPr="00000000" w14:paraId="0000001E">
      <w:pPr>
        <w:numPr>
          <w:ilvl w:val="0"/>
          <w:numId w:val="4"/>
        </w:numPr>
        <w:spacing w:after="120" w:before="120" w:lineRule="auto"/>
        <w:ind w:left="12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ít nhất một ảnh phân hệ có kích thước dọc lớn hơn 48 pixel, thì tất cả hình ảnh sẽ được giảm tỷ lệ sao cho kích thức dọc là 48 pixel.</w:t>
      </w:r>
    </w:p>
    <w:p w:rsidR="00000000" w:rsidDel="00000000" w:rsidP="00000000" w:rsidRDefault="00000000" w:rsidRPr="00000000" w14:paraId="0000001F">
      <w:pPr>
        <w:numPr>
          <w:ilvl w:val="0"/>
          <w:numId w:val="4"/>
        </w:numPr>
        <w:spacing w:after="120" w:before="120" w:lineRule="auto"/>
        <w:ind w:left="12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tất cả hình ảnh trong thanh phân hệ có kích thước dọc nhỏ hơn 48 pixel, thì chiều cao của thanh phân hệ được tính dựa trên kích thước dọc tối đa của ảnh, và ảnh có kích thước nhỏ hơn sẽ được căn giữa trong vùng dành riêng cho hình ảnh.</w:t>
      </w:r>
    </w:p>
    <w:p w:rsidR="00000000" w:rsidDel="00000000" w:rsidP="00000000" w:rsidRDefault="00000000" w:rsidRPr="00000000" w14:paraId="00000020">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thêm hình ảnh cho các phân hệ cấp cao nhất:</w:t>
      </w:r>
    </w:p>
    <w:p w:rsidR="00000000" w:rsidDel="00000000" w:rsidP="00000000" w:rsidRDefault="00000000" w:rsidRPr="00000000" w14:paraId="00000021">
      <w:pPr>
        <w:numPr>
          <w:ilvl w:val="0"/>
          <w:numId w:val="5"/>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Picture hãy nhấp vào nút chọn (1).</w:t>
      </w:r>
    </w:p>
    <w:p w:rsidR="00000000" w:rsidDel="00000000" w:rsidP="00000000" w:rsidRDefault="00000000" w:rsidRPr="00000000" w14:paraId="00000022">
      <w:pPr>
        <w:numPr>
          <w:ilvl w:val="0"/>
          <w:numId w:val="5"/>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cửa sổ Select picture, tab From configuration, hãy nhấp vào Add (2).</w:t>
      </w:r>
    </w:p>
    <w:p w:rsidR="00000000" w:rsidDel="00000000" w:rsidP="00000000" w:rsidRDefault="00000000" w:rsidRPr="00000000" w14:paraId="00000023">
      <w:pPr>
        <w:numPr>
          <w:ilvl w:val="0"/>
          <w:numId w:val="5"/>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tảng tạo một đối tượng cấu hình Common picture và mở cửa sổ soạn thảo. Hãy nhấn vào Load from file (3). Chuyển đến thư mục trong hệ thống, chọn tệp ảnh và nhấp Open.</w:t>
      </w:r>
    </w:p>
    <w:p w:rsidR="00000000" w:rsidDel="00000000" w:rsidP="00000000" w:rsidRDefault="00000000" w:rsidRPr="00000000" w14:paraId="00000024">
      <w:pPr>
        <w:numPr>
          <w:ilvl w:val="0"/>
          <w:numId w:val="5"/>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Name, hãy nhập tên của ảnh. Ảnh đã chọn được hiển thị trong cửa sổ soạn Common picture.</w:t>
      </w:r>
    </w:p>
    <w:p w:rsidR="00000000" w:rsidDel="00000000" w:rsidP="00000000" w:rsidRDefault="00000000" w:rsidRPr="00000000" w14:paraId="00000025">
      <w:pPr>
        <w:numPr>
          <w:ilvl w:val="0"/>
          <w:numId w:val="5"/>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đóng bộ soạn đối tượng Common picture.</w:t>
      </w:r>
    </w:p>
    <w:p w:rsidR="00000000" w:rsidDel="00000000" w:rsidP="00000000" w:rsidRDefault="00000000" w:rsidRPr="00000000" w14:paraId="00000026">
      <w:pPr>
        <w:numPr>
          <w:ilvl w:val="0"/>
          <w:numId w:val="5"/>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thấy rằng, danh sách trong cửa sổ Select picture hiện tại chứa hình ảnh mà bạn đã thêm. Hãy nhấp vào OK (7).</w:t>
      </w:r>
    </w:p>
    <w:p w:rsidR="00000000" w:rsidDel="00000000" w:rsidP="00000000" w:rsidRDefault="00000000" w:rsidRPr="00000000" w14:paraId="00000027">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1725" cy="4945380"/>
            <wp:effectExtent b="0" l="0" r="0" t="0"/>
            <wp:docPr descr="SubsystemsIcons2" id="238" name="image83.png"/>
            <a:graphic>
              <a:graphicData uri="http://schemas.openxmlformats.org/drawingml/2006/picture">
                <pic:pic>
                  <pic:nvPicPr>
                    <pic:cNvPr descr="SubsystemsIcons2" id="0" name="image83.png"/>
                    <pic:cNvPicPr preferRelativeResize="0"/>
                  </pic:nvPicPr>
                  <pic:blipFill>
                    <a:blip r:embed="rId16"/>
                    <a:srcRect b="0" l="0" r="0" t="0"/>
                    <a:stretch>
                      <a:fillRect/>
                    </a:stretch>
                  </pic:blipFill>
                  <pic:spPr>
                    <a:xfrm>
                      <a:off x="0" y="0"/>
                      <a:ext cx="6181725" cy="49453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hình ảnh sẽ được thêm vào nhánh Common pictures thuộc cây đối tượng cấu hình. Bạn có thể chỉnh sửa hình ảnh này và sử dụng nó trong cấu hình của mình:</w:t>
      </w:r>
    </w:p>
    <w:p w:rsidR="00000000" w:rsidDel="00000000" w:rsidP="00000000" w:rsidRDefault="00000000" w:rsidRPr="00000000" w14:paraId="00000029">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571875" cy="2524125"/>
            <wp:effectExtent b="0" l="0" r="0" t="0"/>
            <wp:docPr descr="SubsystemsIcons3" id="237" name="image68.png"/>
            <a:graphic>
              <a:graphicData uri="http://schemas.openxmlformats.org/drawingml/2006/picture">
                <pic:pic>
                  <pic:nvPicPr>
                    <pic:cNvPr descr="SubsystemsIcons3" id="0" name="image68.png"/>
                    <pic:cNvPicPr preferRelativeResize="0"/>
                  </pic:nvPicPr>
                  <pic:blipFill>
                    <a:blip r:embed="rId17"/>
                    <a:srcRect b="0" l="0" r="0" t="0"/>
                    <a:stretch>
                      <a:fillRect/>
                    </a:stretch>
                  </pic:blipFill>
                  <pic:spPr>
                    <a:xfrm>
                      <a:off x="0" y="0"/>
                      <a:ext cx="35718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quay lại bộ soạn đối tượng cấu hình phân hệ, bạn có thể thấy rằng, hình ảnh mà bạn chọn đã được gán làm ảnh phân hệ.</w:t>
      </w:r>
    </w:p>
    <w:p w:rsidR="00000000" w:rsidDel="00000000" w:rsidP="00000000" w:rsidRDefault="00000000" w:rsidRPr="00000000" w14:paraId="0000002B">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giao diện 1C:Enterprise, tên đồng nghĩa đóng vai trò là tên phân hệ và hiển thị bên cạnh hình ảnh.</w:t>
      </w:r>
    </w:p>
    <w:p w:rsidR="00000000" w:rsidDel="00000000" w:rsidP="00000000" w:rsidRDefault="00000000" w:rsidRPr="00000000" w14:paraId="0000002C">
      <w:pP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phân hệ không có hình ảnh, thì phân hệ được hiển thị trong giao diện với ảnh mặc định.</w:t>
      </w:r>
    </w:p>
    <w:p w:rsidR="00000000" w:rsidDel="00000000" w:rsidP="00000000" w:rsidRDefault="00000000" w:rsidRPr="00000000" w14:paraId="0000002D">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Trên tab Content, bạn có thể đưa vào hoặc loại bỏ các đối tượng khỏi phân hệ:</w:t>
      </w:r>
    </w:p>
    <w:p w:rsidR="00000000" w:rsidDel="00000000" w:rsidP="00000000" w:rsidRDefault="00000000" w:rsidRPr="00000000" w14:paraId="0000002E">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895850" cy="4400550"/>
            <wp:effectExtent b="0" l="0" r="0" t="0"/>
            <wp:docPr descr="SubsystemProperties8" id="241" name="image76.png"/>
            <a:graphic>
              <a:graphicData uri="http://schemas.openxmlformats.org/drawingml/2006/picture">
                <pic:pic>
                  <pic:nvPicPr>
                    <pic:cNvPr descr="SubsystemProperties8" id="0" name="image76.png"/>
                    <pic:cNvPicPr preferRelativeResize="0"/>
                  </pic:nvPicPr>
                  <pic:blipFill>
                    <a:blip r:embed="rId18"/>
                    <a:srcRect b="0" l="0" r="0" t="0"/>
                    <a:stretch>
                      <a:fillRect/>
                    </a:stretch>
                  </pic:blipFill>
                  <pic:spPr>
                    <a:xfrm>
                      <a:off x="0" y="0"/>
                      <a:ext cx="48958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32"/>
          <w:szCs w:val="32"/>
          <w:rtl w:val="0"/>
        </w:rPr>
        <w:t xml:space="preserve">Thanh lệnh</w:t>
      </w:r>
      <w:r w:rsidDel="00000000" w:rsidR="00000000" w:rsidRPr="00000000">
        <w:rPr>
          <w:rFonts w:ascii="Times New Roman" w:cs="Times New Roman" w:eastAsia="Times New Roman" w:hAnsi="Times New Roman"/>
          <w:b w:val="0"/>
          <w:bCs w:val="0"/>
          <w:color w:val="2f5496"/>
          <w:sz w:val="32"/>
          <w:szCs w:val="32"/>
          <w:rtl w:val="0"/>
        </w:rPr>
        <w:t xml:space="preserve"> (Panels)</w:t>
      </w:r>
      <w:r w:rsidDel="00000000" w:rsidR="00000000" w:rsidRPr="00000000">
        <w:rPr>
          <w:rtl w:val="0"/>
        </w:rPr>
      </w:r>
    </w:p>
    <w:p w:rsidR="00000000" w:rsidDel="00000000" w:rsidP="00000000" w:rsidRDefault="00000000" w:rsidRPr="00000000" w14:paraId="0000003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xem xét các thanh lệnh của giải pháp ứng dụng. L</w:t>
      </w:r>
      <w:r w:rsidDel="00000000" w:rsidR="00000000" w:rsidRPr="00000000">
        <w:rPr>
          <w:rFonts w:ascii="Times New Roman" w:cs="Times New Roman" w:eastAsia="Times New Roman" w:hAnsi="Times New Roman"/>
          <w:b w:val="0"/>
          <w:bCs w:val="0"/>
          <w:sz w:val="24"/>
          <w:szCs w:val="24"/>
          <w:rtl w:val="0"/>
        </w:rPr>
        <w:t xml:space="preserve">ập trình viên</w:t>
      </w:r>
      <w:r w:rsidDel="00000000" w:rsidR="00000000" w:rsidRPr="00000000">
        <w:rPr>
          <w:rFonts w:ascii="Times New Roman" w:cs="Times New Roman" w:eastAsia="Times New Roman" w:hAnsi="Times New Roman"/>
          <w:sz w:val="24"/>
          <w:szCs w:val="24"/>
          <w:rtl w:val="0"/>
        </w:rPr>
        <w:t xml:space="preserve"> có thể tùy chỉnh các thanh lệnh trong cấu hình làm trạng thái mặc định cho từng người dùng và sau đó mỗi người dùng có thể tự thay đổi thành phần và vị trí của thanh lệnh.</w:t>
      </w:r>
    </w:p>
    <w:p w:rsidR="00000000" w:rsidDel="00000000" w:rsidP="00000000" w:rsidRDefault="00000000" w:rsidRPr="00000000" w14:paraId="00000031">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của các thanh lệnh được chỉnh sửa bằng lệnh “Open client application interface” từ mensu nóng của cấu hình. Khi tạo cấu hình mới, theo mặc định, thành phần các thanh lệnh như sau: thanh lệnh Sections nằm ở trên cùng, bên dưới là thanh lệnh chức năng Current section.</w:t>
      </w:r>
    </w:p>
    <w:p w:rsidR="00000000" w:rsidDel="00000000" w:rsidP="00000000" w:rsidRDefault="00000000" w:rsidRPr="00000000" w14:paraId="00000032">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1873885"/>
            <wp:effectExtent b="0" l="0" r="0" t="0"/>
            <wp:docPr descr="Panels1" id="239" name="image70.png"/>
            <a:graphic>
              <a:graphicData uri="http://schemas.openxmlformats.org/drawingml/2006/picture">
                <pic:pic>
                  <pic:nvPicPr>
                    <pic:cNvPr descr="Panels1" id="0" name="image70.png"/>
                    <pic:cNvPicPr preferRelativeResize="0"/>
                  </pic:nvPicPr>
                  <pic:blipFill>
                    <a:blip r:embed="rId19"/>
                    <a:srcRect b="0" l="0" r="0" t="0"/>
                    <a:stretch>
                      <a:fillRect/>
                    </a:stretch>
                  </pic:blipFill>
                  <pic:spPr>
                    <a:xfrm>
                      <a:off x="0" y="0"/>
                      <a:ext cx="6186170" cy="18738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Bây giờ hãy khởi chạy ứng dụng ở chế độ Enterprise và chỉnh sửa thành phần của thanh lệnh.</w:t>
      </w:r>
    </w:p>
    <w:p w:rsidR="00000000" w:rsidDel="00000000" w:rsidP="00000000" w:rsidRDefault="00000000" w:rsidRPr="00000000" w14:paraId="00000034">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200650" cy="3924300"/>
            <wp:effectExtent b="0" l="0" r="0" t="0"/>
            <wp:docPr descr="Panels2" id="240" name="image78.png"/>
            <a:graphic>
              <a:graphicData uri="http://schemas.openxmlformats.org/drawingml/2006/picture">
                <pic:pic>
                  <pic:nvPicPr>
                    <pic:cNvPr descr="Panels2" id="0" name="image78.png"/>
                    <pic:cNvPicPr preferRelativeResize="0"/>
                  </pic:nvPicPr>
                  <pic:blipFill>
                    <a:blip r:embed="rId20"/>
                    <a:srcRect b="0" l="0" r="0" t="0"/>
                    <a:stretch>
                      <a:fillRect/>
                    </a:stretch>
                  </pic:blipFill>
                  <pic:spPr>
                    <a:xfrm>
                      <a:off x="0" y="0"/>
                      <a:ext cx="52006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34050" cy="4200525"/>
            <wp:effectExtent b="0" l="0" r="0" t="0"/>
            <wp:docPr descr="Panels3" id="242" name="image63.png"/>
            <a:graphic>
              <a:graphicData uri="http://schemas.openxmlformats.org/drawingml/2006/picture">
                <pic:pic>
                  <pic:nvPicPr>
                    <pic:cNvPr descr="Panels3" id="0" name="image63.png"/>
                    <pic:cNvPicPr preferRelativeResize="0"/>
                  </pic:nvPicPr>
                  <pic:blipFill>
                    <a:blip r:embed="rId21"/>
                    <a:srcRect b="0" l="0" r="0" t="0"/>
                    <a:stretch>
                      <a:fillRect/>
                    </a:stretch>
                  </pic:blipFill>
                  <pic:spPr>
                    <a:xfrm>
                      <a:off x="0" y="0"/>
                      <a:ext cx="57340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Có thể thêm và xóa các thanh lệnh bằng cách kéo thả. Tôi đã thêm tất cả thanh lệnh vào giao diện và bây giờ tôi sẽ giải thích mục đích của chúng.</w:t>
      </w:r>
    </w:p>
    <w:p w:rsidR="00000000" w:rsidDel="00000000" w:rsidP="00000000" w:rsidRDefault="00000000" w:rsidRPr="00000000" w14:paraId="00000037">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6805" cy="4613910"/>
            <wp:effectExtent b="0" l="0" r="0" t="0"/>
            <wp:docPr descr="Panels4" id="243" name="image73.png"/>
            <a:graphic>
              <a:graphicData uri="http://schemas.openxmlformats.org/drawingml/2006/picture">
                <pic:pic>
                  <pic:nvPicPr>
                    <pic:cNvPr descr="Panels4" id="0" name="image73.png"/>
                    <pic:cNvPicPr preferRelativeResize="0"/>
                  </pic:nvPicPr>
                  <pic:blipFill>
                    <a:blip r:embed="rId22"/>
                    <a:srcRect b="0" l="0" r="0" t="0"/>
                    <a:stretch>
                      <a:fillRect/>
                    </a:stretch>
                  </pic:blipFill>
                  <pic:spPr>
                    <a:xfrm>
                      <a:off x="0" y="0"/>
                      <a:ext cx="6186805" cy="461391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6"/>
        </w:numPr>
        <w:spacing w:after="120" w:before="120" w:lineRule="auto"/>
        <w:ind w:left="425" w:hanging="425"/>
        <w:jc w:val="both"/>
        <w:rPr>
          <w:shd w:fill="auto" w:val="clear"/>
        </w:rPr>
      </w:pPr>
      <w:r w:rsidDel="00000000" w:rsidR="00000000" w:rsidRPr="00000000">
        <w:rPr>
          <w:rFonts w:ascii="Times New Roman" w:cs="Times New Roman" w:eastAsia="Times New Roman" w:hAnsi="Times New Roman"/>
          <w:color w:val="000000"/>
          <w:sz w:val="24"/>
          <w:szCs w:val="24"/>
          <w:shd w:fill="auto" w:val="clear"/>
          <w:rtl w:val="0"/>
        </w:rPr>
        <w:t xml:space="preserve">Thanh phân hệ (Sections panel) là thanh lệnh hiển thị các phân hệ chính của ứng dụng (phân hệ cấp cao nhất). Phân hệ Quick menu được tạo tự động. Phân hệ này được thiết kế để lưu các chứng từ, báo cáo và các phần tử khác mà người dùng thường xuyên truy cập.</w:t>
      </w:r>
      <w:r w:rsidDel="00000000" w:rsidR="00000000" w:rsidRPr="00000000">
        <w:rPr>
          <w:rtl w:val="0"/>
        </w:rPr>
      </w:r>
    </w:p>
    <w:p w:rsidR="00000000" w:rsidDel="00000000" w:rsidP="00000000" w:rsidRDefault="00000000" w:rsidRPr="00000000" w14:paraId="00000039">
      <w:pPr>
        <w:numPr>
          <w:ilvl w:val="0"/>
          <w:numId w:val="6"/>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lệnh chức năng phần hiện tại (Current section functions panel) – hiển thị các đối tượng và lệnh có trong phân hệ được chọn. Nếu chưa chọn phân hệ nào (bằng cách nhấp vào), thì thanh lệnh vẫn trống. Thông thường, thanh lệnh này bị vô hiệu hóa, do nó không phân chia thành các phân hệ con và các phần “reports” và “service”, mà nền tảng tự động tạo ra trong phân hệ chứa báo cáo và bộ xử lý dữ liệu.</w:t>
      </w:r>
    </w:p>
    <w:p w:rsidR="00000000" w:rsidDel="00000000" w:rsidP="00000000" w:rsidRDefault="00000000" w:rsidRPr="00000000" w14:paraId="0000003A">
      <w:pPr>
        <w:numPr>
          <w:ilvl w:val="0"/>
          <w:numId w:val="6"/>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lệnh các phần tử đang mở (Open items panel) - chứa danh sách tất cả các biểu mẫu đang mở. Ví dụ: nếu bạn mở danh sách các ngân hàng từ phân hệ Banks và danh sách nhân viên từ phân hệ HRM và không đóng những biểu mẫu đó, thì chúng sẽ được hiển thị trên thanh lệnh này. Nó giống với việc mở các tab trình duyệt.</w:t>
      </w:r>
    </w:p>
    <w:p w:rsidR="00000000" w:rsidDel="00000000" w:rsidP="00000000" w:rsidRDefault="00000000" w:rsidRPr="00000000" w14:paraId="0000003B">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267325" cy="1838325"/>
            <wp:effectExtent b="0" l="0" r="0" t="0"/>
            <wp:docPr descr="Panels5" id="244" name="image75.png"/>
            <a:graphic>
              <a:graphicData uri="http://schemas.openxmlformats.org/drawingml/2006/picture">
                <pic:pic>
                  <pic:nvPicPr>
                    <pic:cNvPr descr="Panels5" id="0" name="image75.png"/>
                    <pic:cNvPicPr preferRelativeResize="0"/>
                  </pic:nvPicPr>
                  <pic:blipFill>
                    <a:blip r:embed="rId23"/>
                    <a:srcRect b="0" l="0" r="0" t="0"/>
                    <a:stretch>
                      <a:fillRect/>
                    </a:stretch>
                  </pic:blipFill>
                  <pic:spPr>
                    <a:xfrm>
                      <a:off x="0" y="0"/>
                      <a:ext cx="52673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6"/>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ưa thích (The favorites bar) chứa các phần tử được người dùng đánh dấu sao. Có thể bật hoặc tắt biểu tượng ngôi sao trên biểu mẫu bên cạnh tiêu đề:</w:t>
      </w:r>
    </w:p>
    <w:p w:rsidR="00000000" w:rsidDel="00000000" w:rsidP="00000000" w:rsidRDefault="00000000" w:rsidRPr="00000000" w14:paraId="0000003D">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2607310"/>
            <wp:effectExtent b="0" l="0" r="0" t="0"/>
            <wp:docPr descr="PanelsFavorites1" id="245" name="image77.png"/>
            <a:graphic>
              <a:graphicData uri="http://schemas.openxmlformats.org/drawingml/2006/picture">
                <pic:pic>
                  <pic:nvPicPr>
                    <pic:cNvPr descr="PanelsFavorites1" id="0" name="image77.png"/>
                    <pic:cNvPicPr preferRelativeResize="0"/>
                  </pic:nvPicPr>
                  <pic:blipFill>
                    <a:blip r:embed="rId24"/>
                    <a:srcRect b="0" l="0" r="0" t="0"/>
                    <a:stretch>
                      <a:fillRect/>
                    </a:stretch>
                  </pic:blipFill>
                  <pic:spPr>
                    <a:xfrm>
                      <a:off x="0" y="0"/>
                      <a:ext cx="6186805"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3152775"/>
            <wp:effectExtent b="0" l="0" r="0" t="0"/>
            <wp:docPr descr="PanelsFavorites2" id="246" name="image81.png"/>
            <a:graphic>
              <a:graphicData uri="http://schemas.openxmlformats.org/drawingml/2006/picture">
                <pic:pic>
                  <pic:nvPicPr>
                    <pic:cNvPr descr="PanelsFavorites2" id="0" name="image81.png"/>
                    <pic:cNvPicPr preferRelativeResize="0"/>
                  </pic:nvPicPr>
                  <pic:blipFill>
                    <a:blip r:embed="rId25"/>
                    <a:srcRect b="0" l="0" r="0" t="0"/>
                    <a:stretch>
                      <a:fillRect/>
                    </a:stretch>
                  </pic:blipFill>
                  <pic:spPr>
                    <a:xfrm>
                      <a:off x="0" y="0"/>
                      <a:ext cx="618680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thêm vào ưa thích, có thể mở biểu mẫu từ thanh lệnh này, thay vì tìm kiếm các biểu mẫu thường dùng, giúp tiết kiệm thời gian.</w:t>
      </w:r>
    </w:p>
    <w:p w:rsidR="00000000" w:rsidDel="00000000" w:rsidP="00000000" w:rsidRDefault="00000000" w:rsidRPr="00000000" w14:paraId="0000004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có thể chỉnh sửa danh sách yêu thích bằng cách nhấp vào ngôi sao trên thanh lệnh ưa thích. Trong danh sách mở ra bạn có thể gắn và bỏ gắn, đổi tên, thay đổi thứ tự các đối tượng bằng cách kéo và thả vào danh sách, hoặc xóa đối tượng khỏi danh sách.</w:t>
      </w:r>
    </w:p>
    <w:p w:rsidR="00000000" w:rsidDel="00000000" w:rsidP="00000000" w:rsidRDefault="00000000" w:rsidRPr="00000000" w14:paraId="00000041">
      <w:pPr>
        <w:numPr>
          <w:ilvl w:val="0"/>
          <w:numId w:val="6"/>
        </w:numP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lệnh lịch sử (The history panel) lưu lịch sử của các biểu mẫu được mở gần đây nhất. Nếu nhấp vào biểu tượng đồng hồ trên thanh lệnh này, sẽ mở ra một danh sách có thông tin chi tiết bao gồm ngày và giờ mở ra biểu mẫu cụ thể. Từ danh sách này, bạn có thể mở lại các biểu mẫu, cũng như quản lý các mục ưu thích của mình: thêm hoặc xóa bỏ.</w:t>
      </w:r>
    </w:p>
    <w:p w:rsidR="00000000" w:rsidDel="00000000" w:rsidP="00000000" w:rsidRDefault="00000000" w:rsidRPr="00000000" w14:paraId="00000042">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15000" cy="3114675"/>
            <wp:effectExtent b="0" l="0" r="0" t="0"/>
            <wp:docPr descr="PanelsHistory1" id="247" name="image74.png"/>
            <a:graphic>
              <a:graphicData uri="http://schemas.openxmlformats.org/drawingml/2006/picture">
                <pic:pic>
                  <pic:nvPicPr>
                    <pic:cNvPr descr="PanelsHistory1" id="0" name="image74.png"/>
                    <pic:cNvPicPr preferRelativeResize="0"/>
                  </pic:nvPicPr>
                  <pic:blipFill>
                    <a:blip r:embed="rId26"/>
                    <a:srcRect b="0" l="0" r="0" t="0"/>
                    <a:stretch>
                      <a:fillRect/>
                    </a:stretch>
                  </pic:blipFill>
                  <pic:spPr>
                    <a:xfrm>
                      <a:off x="0" y="0"/>
                      <a:ext cx="5715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sử dụng công cụ tìm kiếm (nhấn Ctrl + F để di chuyển nhanh đến hộp tìm kiếm).</w:t>
      </w:r>
    </w:p>
    <w:p w:rsidR="00000000" w:rsidDel="00000000" w:rsidP="00000000" w:rsidRDefault="00000000" w:rsidRPr="00000000" w14:paraId="00000044">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34050" cy="1428750"/>
            <wp:effectExtent b="0" l="0" r="0" t="0"/>
            <wp:docPr descr="PanelsHistory2" id="248" name="image79.png"/>
            <a:graphic>
              <a:graphicData uri="http://schemas.openxmlformats.org/drawingml/2006/picture">
                <pic:pic>
                  <pic:nvPicPr>
                    <pic:cNvPr descr="PanelsHistory2" id="0" name="image79.png"/>
                    <pic:cNvPicPr preferRelativeResize="0"/>
                  </pic:nvPicPr>
                  <pic:blipFill>
                    <a:blip r:embed="rId27"/>
                    <a:srcRect b="0" l="0" r="0" t="0"/>
                    <a:stretch>
                      <a:fillRect/>
                    </a:stretch>
                  </pic:blipFill>
                  <pic:spPr>
                    <a:xfrm>
                      <a:off x="0" y="0"/>
                      <a:ext cx="57340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46">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32"/>
          <w:szCs w:val="32"/>
          <w:rtl w:val="0"/>
        </w:rPr>
        <w:t xml:space="preserve">Biểu mẫu (Forms)</w:t>
      </w:r>
      <w:r w:rsidDel="00000000" w:rsidR="00000000" w:rsidRPr="00000000">
        <w:rPr>
          <w:rtl w:val="0"/>
        </w:rPr>
      </w:r>
    </w:p>
    <w:p w:rsidR="00000000" w:rsidDel="00000000" w:rsidP="00000000" w:rsidRDefault="00000000" w:rsidRPr="00000000" w14:paraId="00000047">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là một đối tượng được tạo ra để nhập và xem thông tin, cũng như quản lý các quy trình khác nhau. Ứng dụng sử dụng các biểu mẫu để yêu cầu người dùng cung cấp thông tin cần thiết hoặc hiển thị dữ liệu để xem và chỉnh sửa.</w:t>
      </w:r>
    </w:p>
    <w:p w:rsidR="00000000" w:rsidDel="00000000" w:rsidP="00000000" w:rsidRDefault="00000000" w:rsidRPr="00000000" w14:paraId="00000048">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chính của biểu mẫu là cung cấp cho người dùng các công cụ thuận tiện để nhập và xem thông tin. Giống như văn bản giấy, biểu mẫu cho phép bạn nhập nhanh và lưu các thông tin cần thiết để xử lý tiếp theo, đồng thời nếu cần, có thể quay lại dữ liệu đã nhập trước đó để xem hoặc chỉnh sửa.</w:t>
      </w:r>
    </w:p>
    <w:p w:rsidR="00000000" w:rsidDel="00000000" w:rsidP="00000000" w:rsidRDefault="00000000" w:rsidRPr="00000000" w14:paraId="0000004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hiển thị trên biểu mẫu (visible to users) được mô tả dưới dạng cây chứa các phần tử của biểu mẫu. Các phần tử biểu mẫu có thể là trường nhập liệu, hộp kiểm, nút gạt, các nút thông thường, v.v. Ngoài ra, một phần tử có thể là nhóm chứa các phần tử khác. Nhóm có thể được trình bày dưới dạng khung, thanh lệnh có các thẻ (tabs), trang hoặc thanh lệnh. Ngoài ra, phần tử có thể là bảng chứa các phần tử (cột). Cấu trúc phần tử mô tả sẽ trông giống như biểu mẫu.</w:t>
      </w:r>
    </w:p>
    <w:p w:rsidR="00000000" w:rsidDel="00000000" w:rsidP="00000000" w:rsidRDefault="00000000" w:rsidRPr="00000000" w14:paraId="0000004A">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79185" cy="3442335"/>
            <wp:effectExtent b="0" l="0" r="0" t="0"/>
            <wp:docPr descr="Forms5" id="249" name="image82.png"/>
            <a:graphic>
              <a:graphicData uri="http://schemas.openxmlformats.org/drawingml/2006/picture">
                <pic:pic>
                  <pic:nvPicPr>
                    <pic:cNvPr descr="Forms5" id="0" name="image82.png"/>
                    <pic:cNvPicPr preferRelativeResize="0"/>
                  </pic:nvPicPr>
                  <pic:blipFill>
                    <a:blip r:embed="rId28"/>
                    <a:srcRect b="0" l="0" r="0" t="0"/>
                    <a:stretch>
                      <a:fillRect/>
                    </a:stretch>
                  </pic:blipFill>
                  <pic:spPr>
                    <a:xfrm>
                      <a:off x="0" y="0"/>
                      <a:ext cx="6179185" cy="34423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Mặt khác, tất cả các chức năng của biểu mẫu đều được mô tả bằng các mục tin và lệnh. Mục tin là dữ liệu mà biểu mẫu làm việc và lệnh là các thao tác mà biểu mẫu thực hiện. Do đó, bằng cách sử dụng bộ soạn biểu mẫu, lập trình viên cần đưa các mục tin và lệnh cần thiết vào biểu mẫu, tạo các phần tử điều khiển để hiển thị chúng và, nếu cần, hợp nhất các phần tử điều khiển vào nhóm.</w:t>
      </w:r>
    </w:p>
    <w:p w:rsidR="00000000" w:rsidDel="00000000" w:rsidP="00000000" w:rsidRDefault="00000000" w:rsidRPr="00000000" w14:paraId="0000004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thể tự động tạo biểu mẫu của đối tượng ứng dụng, nhưng lập trình viên có thể tự tạo biểu mẫu và xác định thành phần mục tin, lệnh, và phần tử điều khiển hiển thị chúng trên biểu mẫu. Dựa trên mô tả logic này, hệ thống tự động tạo ra hình dạng ngoài của một biểu mẫu để hiển thị cho người dùng. Khi đó, hệ thống sẽ ghi nhận các mục tin khác nhau của dữ liệu được hiển thị (ví dụ: kiểu dữ liệu), để sắp xếp các phần tử điều khiển biểu mẫu sao cho thân thiện tối đa với người dùng. Lập trình viên có thể thiết lập vị trí của các phần tử bằng nhiều tùy chỉnh khác nhau. Họ có thể xác định thứ tự phần tử điều khiển, đặt chiều rộng và chiều cao mong muốn. Tuy nhiên, đây chỉ là thông tin bổ sung giúp hệ thống hiển thị biểu mẫu.</w:t>
      </w:r>
    </w:p>
    <w:p w:rsidR="00000000" w:rsidDel="00000000" w:rsidP="00000000" w:rsidRDefault="00000000" w:rsidRPr="00000000" w14:paraId="0000004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biểu mẫu, lập trình viên không chỉ có thể sử dụng các lệnh của chính biểu mẫu mà còn có thể sử dụng các lệnh chung được sử dụng trong giao diện lệnh của toàn bộ cấu hình. Ngoài ra, có thể tạo các lệnh tùy chọn sẽ mở ra biểu mẫu khác dựa trên dữ liệu cụ thể của biểu mẫu hiện tại. Ví dụ: đó có thể là lệnh gọi báo cáo số dư hàng tồn kho trong một kho cụ thể, tại thời điểm được chọn trong biểu mẫu hóa đơn bán hàng.</w:t>
      </w:r>
    </w:p>
    <w:p w:rsidR="00000000" w:rsidDel="00000000" w:rsidP="00000000" w:rsidRDefault="00000000" w:rsidRPr="00000000" w14:paraId="0000004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biểu mẫu có tính năng đính kèm thông báo của người sử dụng vào dữ liệu biểu mẫu. Điều này cho phép hệ thống xác định một cách trực quan và kích hoạt các phần tử điều khiển biểu mẫu mà người dùng đã bị lỗi khi điền.</w:t>
      </w:r>
    </w:p>
    <w:p w:rsidR="00000000" w:rsidDel="00000000" w:rsidP="00000000" w:rsidRDefault="00000000" w:rsidRPr="00000000" w14:paraId="0000004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biểu mẫu còn tự động ghi nhận vai trò khả dụng của dữ liệu. Ví dụ: nếu người sử dụng nào đó không thể xem một mục tin cụ thể của đối tượng hiển thị, thì hệ thống sẽ tự động xóa phần tử điều khiển biểu mẫu liên kết với mục tin này và sau đó xây dựng lại biểu mẫu.</w:t>
      </w:r>
    </w:p>
    <w:p w:rsidR="00000000" w:rsidDel="00000000" w:rsidP="00000000" w:rsidRDefault="00000000" w:rsidRPr="00000000" w14:paraId="0000004F">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2854325"/>
            <wp:effectExtent b="0" l="0" r="0" t="0"/>
            <wp:docPr descr="Forms6" id="220" name="image62.png"/>
            <a:graphic>
              <a:graphicData uri="http://schemas.openxmlformats.org/drawingml/2006/picture">
                <pic:pic>
                  <pic:nvPicPr>
                    <pic:cNvPr descr="Forms6" id="0" name="image62.png"/>
                    <pic:cNvPicPr preferRelativeResize="0"/>
                  </pic:nvPicPr>
                  <pic:blipFill>
                    <a:blip r:embed="rId29"/>
                    <a:srcRect b="0" l="0" r="0" t="0"/>
                    <a:stretch>
                      <a:fillRect/>
                    </a:stretch>
                  </pic:blipFill>
                  <pic:spPr>
                    <a:xfrm>
                      <a:off x="0" y="0"/>
                      <a:ext cx="6186805" cy="28543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360" cy="4129405"/>
            <wp:effectExtent b="0" l="0" r="0" t="0"/>
            <wp:docPr descr="Forms_CommandInterface1" id="221" name="image54.png"/>
            <a:graphic>
              <a:graphicData uri="http://schemas.openxmlformats.org/drawingml/2006/picture">
                <pic:pic>
                  <pic:nvPicPr>
                    <pic:cNvPr descr="Forms_CommandInterface1" id="0" name="image54.png"/>
                    <pic:cNvPicPr preferRelativeResize="0"/>
                  </pic:nvPicPr>
                  <pic:blipFill>
                    <a:blip r:embed="rId30"/>
                    <a:srcRect b="0" l="0" r="0" t="0"/>
                    <a:stretch>
                      <a:fillRect/>
                    </a:stretch>
                  </pic:blipFill>
                  <pic:spPr>
                    <a:xfrm>
                      <a:off x="0" y="0"/>
                      <a:ext cx="6182360" cy="412940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tạo biểu mẫu, hãy sử dụng bộ soạn biểu mẫu có sẵn ở chế độ Designer. Trong bộ soạn này, có thể xác định các tính năng sau:</w:t>
      </w:r>
    </w:p>
    <w:p w:rsidR="00000000" w:rsidDel="00000000" w:rsidP="00000000" w:rsidRDefault="00000000" w:rsidRPr="00000000" w14:paraId="00000052">
      <w:pPr>
        <w:numPr>
          <w:ilvl w:val="0"/>
          <w:numId w:val="1"/>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biểu mẫu. Dùng để lưu dữ liệu để làm việc với biểu mẫu.</w:t>
      </w:r>
    </w:p>
    <w:p w:rsidR="00000000" w:rsidDel="00000000" w:rsidP="00000000" w:rsidRDefault="00000000" w:rsidRPr="00000000" w14:paraId="00000053">
      <w:pPr>
        <w:numPr>
          <w:ilvl w:val="0"/>
          <w:numId w:val="1"/>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Lệnh biểu mẫu. Dùng để thực hiện các thao tác khác nhau trong biểu mẫu.</w:t>
      </w:r>
    </w:p>
    <w:p w:rsidR="00000000" w:rsidDel="00000000" w:rsidP="00000000" w:rsidRDefault="00000000" w:rsidRPr="00000000" w14:paraId="00000054">
      <w:pPr>
        <w:numPr>
          <w:ilvl w:val="0"/>
          <w:numId w:val="1"/>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biểu mẫu. Dùng để tạo ra liên kết giữa các biểu mẫu và kiểm soát tính năng của biểu mẫu khi mở ra.</w:t>
      </w:r>
    </w:p>
    <w:p w:rsidR="00000000" w:rsidDel="00000000" w:rsidP="00000000" w:rsidRDefault="00000000" w:rsidRPr="00000000" w14:paraId="00000055">
      <w:pPr>
        <w:numPr>
          <w:ilvl w:val="0"/>
          <w:numId w:val="1"/>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Mô-đun biểu mẫu. Chứa code chương trình liên quan đến chức năng của biểu mẫu. </w:t>
      </w:r>
    </w:p>
    <w:p w:rsidR="00000000" w:rsidDel="00000000" w:rsidP="00000000" w:rsidRDefault="00000000" w:rsidRPr="00000000" w14:paraId="00000056">
      <w:pPr>
        <w:numPr>
          <w:ilvl w:val="0"/>
          <w:numId w:val="1"/>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Dùng để hiển thị và chỉnh sửa các mục tin của biểu mẫu, cũng như hiển thị và chạy các lệnh.</w:t>
      </w:r>
    </w:p>
    <w:p w:rsidR="00000000" w:rsidDel="00000000" w:rsidP="00000000" w:rsidRDefault="00000000" w:rsidRPr="00000000" w14:paraId="00000057">
      <w:pPr>
        <w:numPr>
          <w:ilvl w:val="0"/>
          <w:numId w:val="1"/>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lệnh. Chứa các lệnh có thể thực hiện trong biểu mẫu và được cung cấp bởi cả giao diện lệnh chung và các lệnh biểu mẫu. Tính thích ứng của biểu mẫu trong Mobile client.</w:t>
      </w:r>
    </w:p>
    <w:p w:rsidR="00000000" w:rsidDel="00000000" w:rsidP="00000000" w:rsidRDefault="00000000" w:rsidRPr="00000000" w14:paraId="0000005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Các biểu mẫu cần hiển thị đồng thời trên cả Server và Client. Hãy luôn ghi nhớ điều này khi thiết kế biểu mẫu.</w:t>
      </w:r>
    </w:p>
    <w:p w:rsidR="00000000" w:rsidDel="00000000" w:rsidP="00000000" w:rsidRDefault="00000000" w:rsidRPr="00000000" w14:paraId="00000059">
      <w:pPr>
        <w:pStyle w:val="Heading2"/>
        <w:spacing w:after="40" w:before="40" w:lineRule="auto"/>
        <w:rPr>
          <w:sz w:val="26"/>
          <w:szCs w:val="26"/>
        </w:rPr>
      </w:pPr>
      <w:r w:rsidDel="00000000" w:rsidR="00000000" w:rsidRPr="00000000">
        <w:rPr>
          <w:rFonts w:ascii="Times New Roman" w:cs="Times New Roman" w:eastAsia="Times New Roman" w:hAnsi="Times New Roman"/>
          <w:sz w:val="26"/>
          <w:szCs w:val="26"/>
          <w:rtl w:val="0"/>
        </w:rPr>
        <w:t xml:space="preserve">Mục tin (Attributes)</w:t>
      </w:r>
      <w:r w:rsidDel="00000000" w:rsidR="00000000" w:rsidRPr="00000000">
        <w:rPr>
          <w:rtl w:val="0"/>
        </w:rPr>
      </w:r>
    </w:p>
    <w:p w:rsidR="00000000" w:rsidDel="00000000" w:rsidP="00000000" w:rsidRDefault="00000000" w:rsidRPr="00000000" w14:paraId="0000005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mục tin biểu mẫu mô tả dữ liệu được hiển thị, chỉnh sửa và lưu trữ trên biểu mẫu. Tương tự, chính các mục tin biểu mẫu không cho phép hiển thị và chỉnh sửa dữ liệu. Đúng hơn, các phần tử điều khiển biểu mẫu liên kết với các mục tin tương ứng dùng để hiển thị và chỉnh sửa dữ liệu. Tập hợp tất cả các mục tin biểu mẫu sẽ được gọi là dữ liệu biểu mẫu.</w:t>
      </w:r>
    </w:p>
    <w:p w:rsidR="00000000" w:rsidDel="00000000" w:rsidP="00000000" w:rsidRDefault="00000000" w:rsidRPr="00000000" w14:paraId="0000005B">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Hãy nhớ rằng tất cả dữ liệu biểu mẫu phải được mô tả dưới dạng mục tin biểu mẫu. Không được phép sử dụng các biến mô-đun biểu mẫu như nguồn dữ liệu cho các phần tử điều khiển biểu mẫu.</w:t>
      </w:r>
    </w:p>
    <w:p w:rsidR="00000000" w:rsidDel="00000000" w:rsidP="00000000" w:rsidRDefault="00000000" w:rsidRPr="00000000" w14:paraId="0000005C">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3630" cy="3047365"/>
            <wp:effectExtent b="0" l="0" r="0" t="0"/>
            <wp:docPr descr="Forms_Attributes1" id="222" name="image61.png"/>
            <a:graphic>
              <a:graphicData uri="http://schemas.openxmlformats.org/drawingml/2006/picture">
                <pic:pic>
                  <pic:nvPicPr>
                    <pic:cNvPr descr="Forms_Attributes1" id="0" name="image61.png"/>
                    <pic:cNvPicPr preferRelativeResize="0"/>
                  </pic:nvPicPr>
                  <pic:blipFill>
                    <a:blip r:embed="rId31"/>
                    <a:srcRect b="0" l="0" r="0" t="0"/>
                    <a:stretch>
                      <a:fillRect/>
                    </a:stretch>
                  </pic:blipFill>
                  <pic:spPr>
                    <a:xfrm>
                      <a:off x="0" y="0"/>
                      <a:ext cx="6183630"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tùy chỉnh tính khả dụng của một mục tin nhất định trong biểu mẫu thông qua các tùy chọn chức năng (chúng ta sẽ xem xét chủ đề này sau).</w:t>
      </w:r>
    </w:p>
    <w:p w:rsidR="00000000" w:rsidDel="00000000" w:rsidP="00000000" w:rsidRDefault="00000000" w:rsidRPr="00000000" w14:paraId="0000005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tính năng gán mục tin chính (Main attribute) của biểu mẫu, đây là mục tin xác định chức năng chuẩn của biểu mẫu (phần mở rộng biểu mẫu).</w:t>
      </w:r>
    </w:p>
    <w:p w:rsidR="00000000" w:rsidDel="00000000" w:rsidP="00000000" w:rsidRDefault="00000000" w:rsidRPr="00000000" w14:paraId="0000005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Hãy nhớ rằng một biểu mẫu chỉ có thể có một mục tin chính.</w:t>
      </w:r>
    </w:p>
    <w:p w:rsidR="00000000" w:rsidDel="00000000" w:rsidP="00000000" w:rsidRDefault="00000000" w:rsidRPr="00000000" w14:paraId="0000006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mở rộng biểu mẫu bao gồm các mục tin bổ sung, phương thức và tham số biểu mẫu của đối tượng ClientApplicationForm chuyên dùng cho kiểu mục tin chính của biểu mẫu.</w:t>
      </w:r>
    </w:p>
    <w:p w:rsidR="00000000" w:rsidDel="00000000" w:rsidP="00000000" w:rsidRDefault="00000000" w:rsidRPr="00000000" w14:paraId="00000061">
      <w:pP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2">
      <w:pP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làm việc với tập hợp các kiểu dữ liệu giới hạn:</w:t>
      </w:r>
    </w:p>
    <w:p w:rsidR="00000000" w:rsidDel="00000000" w:rsidP="00000000" w:rsidRDefault="00000000" w:rsidRPr="00000000" w14:paraId="00000064">
      <w:pPr>
        <w:numPr>
          <w:ilvl w:val="0"/>
          <w:numId w:val="12"/>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kiểu dữ liệu được sử dụng trực tiếp trong biểu mẫu. Đó là các kiểu được hỗ trợ trên cả Thin client và Web client (ví dụ, Number, CatalogRef.Items, GraphicalSchema và SpreadsheetDocument).</w:t>
      </w:r>
    </w:p>
    <w:p w:rsidR="00000000" w:rsidDel="00000000" w:rsidP="00000000" w:rsidRDefault="00000000" w:rsidRPr="00000000" w14:paraId="00000065">
      <w:pPr>
        <w:numPr>
          <w:ilvl w:val="0"/>
          <w:numId w:val="12"/>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kiểu dữ liệu cần chuyển đổi thành kiểu dữ liệu đặc biệt. Đó là các kiểu dữ liệu của biểu mẫu. Các kiểu dữ liệu này được hiển thị trong danh sách mục tin biểu mẫu trong dấu ngoặc đơn, ví dụ (CatalogObject.Items).</w:t>
      </w:r>
    </w:p>
    <w:p w:rsidR="00000000" w:rsidDel="00000000" w:rsidP="00000000" w:rsidRDefault="00000000" w:rsidRPr="00000000" w14:paraId="00000066">
      <w:pPr>
        <w:numPr>
          <w:ilvl w:val="0"/>
          <w:numId w:val="12"/>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động</w:t>
      </w:r>
      <w:sdt>
        <w:sdtPr>
          <w:id w:val="95006419"/>
          <w:tag w:val="goog_rdk_0"/>
        </w:sdtPr>
        <w:sdtContent>
          <w:ins w:author="Phạm Viết Quý" w:id="0" w:date="2024-07-16T02:49:18Z"/>
          <w:sdt>
            <w:sdtPr>
              <w:id w:val="-1690742792"/>
              <w:tag w:val="goog_rdk_1"/>
            </w:sdtPr>
            <w:sdtContent>
              <w:commentRangeStart w:id="0"/>
            </w:sdtContent>
          </w:sdt>
          <w:ins w:author="Phạm Viết Quý" w:id="0" w:date="2024-07-16T02:49:18Z">
            <w:sdt>
              <w:sdtPr>
                <w:id w:val="1235777704"/>
                <w:tag w:val="goog_rdk_2"/>
              </w:sdtPr>
              <w:sdtContent>
                <w:commentRangeStart w:id="1"/>
              </w:sdtContent>
            </w:sdt>
            <w:r w:rsidDel="00000000" w:rsidR="00000000" w:rsidRPr="00000000">
              <w:rPr>
                <w:rFonts w:ascii="Times New Roman" w:cs="Times New Roman" w:eastAsia="Times New Roman" w:hAnsi="Times New Roman"/>
                <w:sz w:val="24"/>
                <w:szCs w:val="24"/>
                <w:rtl w:val="0"/>
              </w:rPr>
              <w:t xml:space="preserve"> - Dynamic List</w:t>
            </w:r>
          </w:ins>
        </w:sdtContent>
      </w:sdt>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là kiểu dữ liệu đặc biệt cho phép tổ chức hiển thị thông tin tùy ý lấy từ bảng cơ sở dữ liệu vào biểu mẫu. Để thực hiện việc này, hãy chỉ định bảng được hiển thị hoặc mô tả lựa chọn kết quả bằng ngôn ngữ truy vấn. Công cụ này dựa trên hệ thống dàn dựng dữ liệu và cung cấp bộ tính năng để sắp xếp, chọn, tìm kiếm, gom nhóm và trang trí quy ước đối với dữ liệu nhận được.</w:t>
      </w:r>
    </w:p>
    <w:p w:rsidR="00000000" w:rsidDel="00000000" w:rsidP="00000000" w:rsidRDefault="00000000" w:rsidRPr="00000000" w14:paraId="00000067">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686300" cy="2590800"/>
            <wp:effectExtent b="0" l="0" r="0" t="0"/>
            <wp:docPr descr="Forms_Attributes2" id="223" name="image53.png"/>
            <a:graphic>
              <a:graphicData uri="http://schemas.openxmlformats.org/drawingml/2006/picture">
                <pic:pic>
                  <pic:nvPicPr>
                    <pic:cNvPr descr="Forms_Attributes2" id="0" name="image53.png"/>
                    <pic:cNvPicPr preferRelativeResize="0"/>
                  </pic:nvPicPr>
                  <pic:blipFill>
                    <a:blip r:embed="rId32"/>
                    <a:srcRect b="0" l="0" r="0" t="0"/>
                    <a:stretch>
                      <a:fillRect/>
                    </a:stretch>
                  </pic:blipFill>
                  <pic:spPr>
                    <a:xfrm>
                      <a:off x="0" y="0"/>
                      <a:ext cx="46863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8710" cy="3569970"/>
            <wp:effectExtent b="0" l="0" r="0" t="0"/>
            <wp:docPr descr="Forms_Attributes3" id="224" name="image52.png"/>
            <a:graphic>
              <a:graphicData uri="http://schemas.openxmlformats.org/drawingml/2006/picture">
                <pic:pic>
                  <pic:nvPicPr>
                    <pic:cNvPr descr="Forms_Attributes3" id="0" name="image52.png"/>
                    <pic:cNvPicPr preferRelativeResize="0"/>
                  </pic:nvPicPr>
                  <pic:blipFill>
                    <a:blip r:embed="rId33"/>
                    <a:srcRect b="0" l="0" r="0" t="0"/>
                    <a:stretch>
                      <a:fillRect/>
                    </a:stretch>
                  </pic:blipFill>
                  <pic:spPr>
                    <a:xfrm>
                      <a:off x="0" y="0"/>
                      <a:ext cx="6188710" cy="35699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kiểu dữ liệu ứng dụng (như CatalogObject và v.v.) không có trên Thin client hoặc Web client. Do đó, để trình bày các kiểu dữ liệu ứng dụng như vậy trong biểu mẫu, nền tảng có sẵn một số kiểu dữ liệu đặc biệt được dùng để làm việc trên các biểu mẫu. Tính năng này dẫn đến sự cần thiết phải chuyển đổi các đối tượng ứng dụng thành dữ liệu biểu mẫu (và ngược lại).</w:t>
      </w:r>
    </w:p>
    <w:p w:rsidR="00000000" w:rsidDel="00000000" w:rsidP="00000000" w:rsidRDefault="00000000" w:rsidRPr="00000000" w14:paraId="0000006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dạng dữ liệu sau được sử dụng:</w:t>
      </w:r>
    </w:p>
    <w:p w:rsidR="00000000" w:rsidDel="00000000" w:rsidP="00000000" w:rsidRDefault="00000000" w:rsidRPr="00000000" w14:paraId="0000006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FormDataStructure</w:t>
      </w:r>
      <w:r w:rsidDel="00000000" w:rsidR="00000000" w:rsidRPr="00000000">
        <w:rPr>
          <w:rFonts w:ascii="Times New Roman" w:cs="Times New Roman" w:eastAsia="Times New Roman" w:hAnsi="Times New Roman"/>
          <w:sz w:val="24"/>
          <w:szCs w:val="24"/>
          <w:rtl w:val="0"/>
        </w:rPr>
        <w:t xml:space="preserve">. Chứa tập hợp mục tin có kiểu tùy ý. Các mục tin có thể là những cấu trúc, tập hợp hoặc cấu trúc có tập hợp khác. Ví dụ: kiểu dữ liệu này trình bày đối tượng CatalogObject trong biểu mẫu.</w:t>
      </w:r>
    </w:p>
    <w:p w:rsidR="00000000" w:rsidDel="00000000" w:rsidP="00000000" w:rsidRDefault="00000000" w:rsidRPr="00000000" w14:paraId="0000006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FormDataCollection</w:t>
      </w:r>
      <w:r w:rsidDel="00000000" w:rsidR="00000000" w:rsidRPr="00000000">
        <w:rPr>
          <w:rFonts w:ascii="Times New Roman" w:cs="Times New Roman" w:eastAsia="Times New Roman" w:hAnsi="Times New Roman"/>
          <w:sz w:val="24"/>
          <w:szCs w:val="24"/>
          <w:rtl w:val="0"/>
        </w:rPr>
        <w:t xml:space="preserve">. Danh sách các giá trị kiểu mảng. Phần tử tập hợp được truy cập theo chỉ mục hoặc ID. Trong các tập hợp bắt nguồn từ tập hợp bản ghi của biểu ghi hoặc bảng đối tượng, trường LineNumber của phần tử tập hợp không tương ứng với chỉ mục thực tế của phần tử tập hợp. Trong một số trường hợp, có thể không có quyền truy cập bằng ID, do kiểu đối tượng ứng dụng mà tập hợp này trình bày. Bất kỳ số nguyên nào cũng có thể được dùng như ID. Kiểu dữ liệu này là bảng trong biểu mẫu.</w:t>
      </w:r>
    </w:p>
    <w:p w:rsidR="00000000" w:rsidDel="00000000" w:rsidP="00000000" w:rsidRDefault="00000000" w:rsidRPr="00000000" w14:paraId="0000006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FormDataStructureAndCollection</w:t>
      </w:r>
      <w:r w:rsidDel="00000000" w:rsidR="00000000" w:rsidRPr="00000000">
        <w:rPr>
          <w:rFonts w:ascii="Times New Roman" w:cs="Times New Roman" w:eastAsia="Times New Roman" w:hAnsi="Times New Roman"/>
          <w:sz w:val="24"/>
          <w:szCs w:val="24"/>
          <w:rtl w:val="0"/>
        </w:rPr>
        <w:t xml:space="preserve">. Đối tượng được trình bày đồng thời dưới dạng cấu trúc và tập hợp. Có thể liên kết đối tượng như với đối tượng bất kỳ này. Ví dụ, kiểu dữ liệu này trình bày tập hợp bản ghi trong biểu mẫu.</w:t>
      </w:r>
    </w:p>
    <w:p w:rsidR="00000000" w:rsidDel="00000000" w:rsidP="00000000" w:rsidRDefault="00000000" w:rsidRPr="00000000" w14:paraId="0000006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FormDataTree</w:t>
      </w:r>
      <w:r w:rsidDel="00000000" w:rsidR="00000000" w:rsidRPr="00000000">
        <w:rPr>
          <w:rFonts w:ascii="Times New Roman" w:cs="Times New Roman" w:eastAsia="Times New Roman" w:hAnsi="Times New Roman"/>
          <w:sz w:val="24"/>
          <w:szCs w:val="24"/>
          <w:rtl w:val="0"/>
        </w:rPr>
        <w:t xml:space="preserve">. Đối tượng dùng để lưu dữ liệu phân nhánh.</w:t>
      </w:r>
    </w:p>
    <w:p w:rsidR="00000000" w:rsidDel="00000000" w:rsidP="00000000" w:rsidRDefault="00000000" w:rsidRPr="00000000" w14:paraId="0000006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trọng!</w:t>
      </w:r>
      <w:r w:rsidDel="00000000" w:rsidR="00000000" w:rsidRPr="00000000">
        <w:rPr>
          <w:rFonts w:ascii="Times New Roman" w:cs="Times New Roman" w:eastAsia="Times New Roman" w:hAnsi="Times New Roman"/>
          <w:sz w:val="24"/>
          <w:szCs w:val="24"/>
          <w:rtl w:val="0"/>
        </w:rPr>
        <w:t xml:space="preserve"> Bạn không nên sử dụng dữ liệu biểu mẫu làm tham số của thủ tục và hàm chuyển phần tử điều khiển từ Client sang Server, đồng thời để làm giá trị trả về của hàm, nếu phần tử điều khiển được chuyển sang Client.</w:t>
      </w:r>
    </w:p>
    <w:p w:rsidR="00000000" w:rsidDel="00000000" w:rsidP="00000000" w:rsidRDefault="00000000" w:rsidRPr="00000000" w14:paraId="0000007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trọng!</w:t>
      </w:r>
      <w:r w:rsidDel="00000000" w:rsidR="00000000" w:rsidRPr="00000000">
        <w:rPr>
          <w:rFonts w:ascii="Times New Roman" w:cs="Times New Roman" w:eastAsia="Times New Roman" w:hAnsi="Times New Roman"/>
          <w:sz w:val="24"/>
          <w:szCs w:val="24"/>
          <w:rtl w:val="0"/>
        </w:rPr>
        <w:t xml:space="preserve"> Khi gọi ra các thủ tục và hàm của Server và trả lại phần tử điều khiển cho Client, thì chỉ những thay đổi về dữ liệu mới được chuyển sang biểu mẫu.</w:t>
      </w:r>
    </w:p>
    <w:p w:rsidR="00000000" w:rsidDel="00000000" w:rsidP="00000000" w:rsidRDefault="00000000" w:rsidRPr="00000000" w14:paraId="00000071">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ứng dụng được trình bày bởi một hoặc nhiều phần tử dữ liệu của biểu mẫu. Nhìn chung, phân nhánh và thành phần dữ liệu biểu mẫu phụ thuộc vào độ phức tạp và mối tương quan giữa các đối tượng ứng dụng của biểu mẫu.</w:t>
      </w:r>
    </w:p>
    <w:p w:rsidR="00000000" w:rsidDel="00000000" w:rsidP="00000000" w:rsidRDefault="00000000" w:rsidRPr="00000000" w14:paraId="00000072">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chứng từ chứa bảng sẽ được trình bày bởi một đối tượng kiểu FormDataStructure (chứng từ) mà đối tượng kiểu FormDataCollection (bảng chứng từ) là trực thuộc.</w:t>
      </w:r>
    </w:p>
    <w:p w:rsidR="00000000" w:rsidDel="00000000" w:rsidP="00000000" w:rsidRDefault="00000000" w:rsidRPr="00000000" w14:paraId="0000007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Khi thiết kế cấu hình, hãy ghi nhớ rằng, chỉ có thể sử dụng các đối tượng ứng dụng trên Server, trong khi các đối tượng dữ liệu của biểu mẫu có thể được sử dụng trên cả Server và Client.</w:t>
      </w:r>
    </w:p>
    <w:p w:rsidR="00000000" w:rsidDel="00000000" w:rsidP="00000000" w:rsidRDefault="00000000" w:rsidRPr="00000000" w14:paraId="0000007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tạo mục tin biểu mẫu, hãy chú ý một số hạn chế sau:</w:t>
      </w:r>
    </w:p>
    <w:p w:rsidR="00000000" w:rsidDel="00000000" w:rsidP="00000000" w:rsidRDefault="00000000" w:rsidRPr="00000000" w14:paraId="00000075">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Cấm gán giá trị của các kiểu Array và Map cho các mục tin của biểu mẫu.</w:t>
      </w:r>
    </w:p>
    <w:p w:rsidR="00000000" w:rsidDel="00000000" w:rsidP="00000000" w:rsidRDefault="00000000" w:rsidRPr="00000000" w14:paraId="00000076">
      <w:pPr>
        <w:numPr>
          <w:ilvl w:val="0"/>
          <w:numId w:val="2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mục tin có kiểu đối tượng tùy ý, như: FormDataStructure, FormDataCollectionItem, FormDataTreeItem, FormDataStructureAndCollection, không được phép gán giá trị kiểu Array và Map.</w:t>
      </w:r>
    </w:p>
    <w:p w:rsidR="00000000" w:rsidDel="00000000" w:rsidP="00000000" w:rsidRDefault="00000000" w:rsidRPr="00000000" w14:paraId="00000077">
      <w:pPr>
        <w:numPr>
          <w:ilvl w:val="0"/>
          <w:numId w:val="2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sử dụng các giá trị kiểu Array và Map làm phần tử tập hợp kiểu Structure hoặc ValueList. Trong các trường hợp trên, hãy sử dụng các tập hợp cố định: FixedArray và FixedMap.</w:t>
      </w:r>
    </w:p>
    <w:p w:rsidR="00000000" w:rsidDel="00000000" w:rsidP="00000000" w:rsidRDefault="00000000" w:rsidRPr="00000000" w14:paraId="00000078">
      <w:pPr>
        <w:numPr>
          <w:ilvl w:val="0"/>
          <w:numId w:val="2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sử dụng các kiểu Structure và ValueList trong dữ liệu mục tin của biểu mẫu (nghĩa là trong thuộc tính của mục tin).</w:t>
      </w:r>
    </w:p>
    <w:p w:rsidR="00000000" w:rsidDel="00000000" w:rsidP="00000000" w:rsidRDefault="00000000" w:rsidRPr="00000000" w14:paraId="00000079">
      <w:pPr>
        <w:numPr>
          <w:ilvl w:val="0"/>
          <w:numId w:val="2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mục tin biểu mẫu có kiểu Arbitrary, hoặc sử dụng tập hợp (array, map, v.v.) để làm giá trị mục tin này, thì đối với mục tin (hoặc thuộc tính tập hợp) như vậy, không nên đặt các giá trị có chứa các đối tượng ứng dụng sau:</w:t>
      </w:r>
    </w:p>
    <w:p w:rsidR="00000000" w:rsidDel="00000000" w:rsidP="00000000" w:rsidRDefault="00000000" w:rsidRPr="00000000" w14:paraId="0000007A">
      <w:pPr>
        <w:numPr>
          <w:ilvl w:val="0"/>
          <w:numId w:val="22"/>
        </w:numPr>
        <w:spacing w:after="120" w:before="120" w:lineRule="auto"/>
        <w:ind w:left="16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DocumentObject</w:t>
      </w:r>
      <w:r w:rsidDel="00000000" w:rsidR="00000000" w:rsidRPr="00000000">
        <w:rPr>
          <w:rtl w:val="0"/>
        </w:rPr>
      </w:r>
    </w:p>
    <w:p w:rsidR="00000000" w:rsidDel="00000000" w:rsidP="00000000" w:rsidRDefault="00000000" w:rsidRPr="00000000" w14:paraId="0000007B">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CatalogObject</w:t>
      </w:r>
    </w:p>
    <w:p w:rsidR="00000000" w:rsidDel="00000000" w:rsidP="00000000" w:rsidRDefault="00000000" w:rsidRPr="00000000" w14:paraId="0000007C">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BusinessProcessObject</w:t>
      </w:r>
    </w:p>
    <w:p w:rsidR="00000000" w:rsidDel="00000000" w:rsidP="00000000" w:rsidRDefault="00000000" w:rsidRPr="00000000" w14:paraId="0000007D">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TaskObject</w:t>
      </w:r>
    </w:p>
    <w:p w:rsidR="00000000" w:rsidDel="00000000" w:rsidP="00000000" w:rsidRDefault="00000000" w:rsidRPr="00000000" w14:paraId="0000007E">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ChartOfCharacteristicTypesObject</w:t>
      </w:r>
    </w:p>
    <w:p w:rsidR="00000000" w:rsidDel="00000000" w:rsidP="00000000" w:rsidRDefault="00000000" w:rsidRPr="00000000" w14:paraId="0000007F">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ChartOfCalculationTypesObject</w:t>
      </w:r>
    </w:p>
    <w:p w:rsidR="00000000" w:rsidDel="00000000" w:rsidP="00000000" w:rsidRDefault="00000000" w:rsidRPr="00000000" w14:paraId="00000080">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ExchangePlanObject</w:t>
      </w:r>
    </w:p>
    <w:p w:rsidR="00000000" w:rsidDel="00000000" w:rsidP="00000000" w:rsidRDefault="00000000" w:rsidRPr="00000000" w14:paraId="00000081">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ChartOfAccountsObject</w:t>
      </w:r>
    </w:p>
    <w:p w:rsidR="00000000" w:rsidDel="00000000" w:rsidP="00000000" w:rsidRDefault="00000000" w:rsidRPr="00000000" w14:paraId="00000082">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ExternalDataSourceCubeDimensionTableObject</w:t>
      </w:r>
    </w:p>
    <w:p w:rsidR="00000000" w:rsidDel="00000000" w:rsidP="00000000" w:rsidRDefault="00000000" w:rsidRPr="00000000" w14:paraId="00000083">
      <w:pPr>
        <w:numPr>
          <w:ilvl w:val="0"/>
          <w:numId w:val="22"/>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ExternalDataSourceTableObject</w:t>
      </w:r>
    </w:p>
    <w:p w:rsidR="00000000" w:rsidDel="00000000" w:rsidP="00000000" w:rsidRDefault="00000000" w:rsidRPr="00000000" w14:paraId="0000008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chúng ta có thể nói rằng, dữ liệu biểu mẫu là sự trình bày thống nhất dữ liệu từ các đối tượng ứng dụng khác nhau mà theo đó biểu mẫu làm việc và hiển thị một cách thống nhất trên Server và Client. Nghĩa là, biểu mẫu chỉ có hình dạng nhất định đối với các đối tượng ứng dụng này dưới dạng kiểu dữ liệu riêng và khi cần, có thể thực hiện chuyển đổi giữa chúng. Tuy nhiên, nếu lập trình viên tùy hình triển khai thuật toán xử lý dữ liệu riêng thì họ cần tự thực hiện chuyển đổi dữ liệu (từ các kiểu cụ thể sang các kiểu ứng dụng và ngược lại).</w:t>
      </w:r>
    </w:p>
    <w:p w:rsidR="00000000" w:rsidDel="00000000" w:rsidP="00000000" w:rsidRDefault="00000000" w:rsidRPr="00000000" w14:paraId="00000085">
      <w:pP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Khi chỉnh sửa mục tin biểu mẫu, bạn có thể tác động đến việc truyền dữ liệu giữa Server và Client trong khi biểu mẫu làm việc. Để thực hiện việc này, hãy sử dụng cột bộ soạn thuộc tính “Always use”. Thao tác của mục tin này là khác nhau đối với ba kiểu mục tin:</w:t>
      </w:r>
      <w:r w:rsidDel="00000000" w:rsidR="00000000" w:rsidRPr="00000000">
        <w:rPr>
          <w:rtl w:val="0"/>
        </w:rPr>
      </w:r>
    </w:p>
    <w:p w:rsidR="00000000" w:rsidDel="00000000" w:rsidP="00000000" w:rsidRDefault="00000000" w:rsidRPr="00000000" w14:paraId="00000086">
      <w:pPr>
        <w:numPr>
          <w:ilvl w:val="0"/>
          <w:numId w:val="24"/>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thuộc danh sách động (cột danh sách động):</w:t>
      </w:r>
    </w:p>
    <w:p w:rsidR="00000000" w:rsidDel="00000000" w:rsidP="00000000" w:rsidRDefault="00000000" w:rsidRPr="00000000" w14:paraId="00000087">
      <w:pPr>
        <w:numPr>
          <w:ilvl w:val="0"/>
          <w:numId w:val="26"/>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được bật sử dụng. Mục tin luôn được đọc từ cơ sở dữ liệu và đưa vào dữ liệu của biểu mẫu.</w:t>
      </w:r>
    </w:p>
    <w:p w:rsidR="00000000" w:rsidDel="00000000" w:rsidP="00000000" w:rsidRDefault="00000000" w:rsidRPr="00000000" w14:paraId="00000088">
      <w:pPr>
        <w:numPr>
          <w:ilvl w:val="0"/>
          <w:numId w:val="26"/>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bị tắt sử dụng. Mục tin được đọc từ cơ sở dữ liệu và đưa vào dữ liệu biểu mẫu.</w:t>
      </w:r>
    </w:p>
    <w:p w:rsidR="00000000" w:rsidDel="00000000" w:rsidP="00000000" w:rsidRDefault="00000000" w:rsidRPr="00000000" w14:paraId="00000089">
      <w:pPr>
        <w:numPr>
          <w:ilvl w:val="0"/>
          <w:numId w:val="24"/>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thuộc tập hợp bản ghi của biểu ghi:</w:t>
      </w:r>
    </w:p>
    <w:p w:rsidR="00000000" w:rsidDel="00000000" w:rsidP="00000000" w:rsidRDefault="00000000" w:rsidRPr="00000000" w14:paraId="0000008A">
      <w:pPr>
        <w:numPr>
          <w:ilvl w:val="0"/>
          <w:numId w:val="23"/>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được bật sử dụng. Các bản ghi của biểu ghi chứng từ được đọc từ cơ sở dữ liệu và sẽ có mặt trong dữ liệu biểu mẫu.</w:t>
      </w:r>
    </w:p>
    <w:p w:rsidR="00000000" w:rsidDel="00000000" w:rsidP="00000000" w:rsidRDefault="00000000" w:rsidRPr="00000000" w14:paraId="0000008B">
      <w:pPr>
        <w:numPr>
          <w:ilvl w:val="0"/>
          <w:numId w:val="23"/>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bị tắt sử dụng. Các bản ghi của biểu ghi chứng từ sẽ không được đọc từ cơ sở dữ liệu và không được đưa vào dữ liệu biểu mẫu (nếu không có phần tử biểu mẫu liên kết đến các bản ghi của biểu ghi chứng từ).</w:t>
      </w:r>
    </w:p>
    <w:p w:rsidR="00000000" w:rsidDel="00000000" w:rsidP="00000000" w:rsidRDefault="00000000" w:rsidRPr="00000000" w14:paraId="0000008C">
      <w:pPr>
        <w:numPr>
          <w:ilvl w:val="0"/>
          <w:numId w:val="24"/>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mục tin còn lại của biểu mẫu:</w:t>
      </w:r>
    </w:p>
    <w:p w:rsidR="00000000" w:rsidDel="00000000" w:rsidP="00000000" w:rsidRDefault="00000000" w:rsidRPr="00000000" w14:paraId="0000008D">
      <w:pPr>
        <w:numPr>
          <w:ilvl w:val="0"/>
          <w:numId w:val="2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được bật sử dụng. Mục tin sẽ xuất hiện trong dữ liệu biểu mẫu, bất kể có hay không có ít nhất một phần tử biểu mẫu được liên kết với mục tin hoặc mục tin trực thuộc.</w:t>
      </w:r>
    </w:p>
    <w:p w:rsidR="00000000" w:rsidDel="00000000" w:rsidP="00000000" w:rsidRDefault="00000000" w:rsidRPr="00000000" w14:paraId="0000008E">
      <w:pPr>
        <w:numPr>
          <w:ilvl w:val="0"/>
          <w:numId w:val="2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bị tắt sử dụng. Mục tin sẽ chỉ xuất hiện trong dữ liệu biểu mẫu, nếu có một phần tử biểu mẫu được liên kết với mục tin hoặc mục tin trực thuộc. Khác với các mục tin của danh sách động, khả năng hiển thị của phần tử được liên kết với mục tin trong trường hợp này không có ý nghĩa.</w:t>
      </w:r>
    </w:p>
    <w:p w:rsidR="00000000" w:rsidDel="00000000" w:rsidP="00000000" w:rsidRDefault="00000000" w:rsidRPr="00000000" w14:paraId="0000008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Hãy nhớ rằng tập hợp thuộc tính được đặt cho mục tin cấp trên ảnh hưởng đến tất cả mục tin trực thuộc. Ví dụ, nếu thuộc tính “Use always” bị xóa đối với bảng chứng từ, thì hệ thống giả định rằng, thuộc tính này cũng bị xóa đối với tất cả các mục tin trực thuộc (bất kể trạng thái thực tế của mục tin là như thế nào).</w:t>
      </w:r>
    </w:p>
    <w:p w:rsidR="00000000" w:rsidDel="00000000" w:rsidP="00000000" w:rsidRDefault="00000000" w:rsidRPr="00000000" w14:paraId="0000009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bộ soạn mục tin (cột Type), nếu mô tả kiểu dữ liệu được hiển thị trong dấu ngoặc đơn, ví dụ (CatalogObject.Products), điều này có nghĩa là kiểu áp dụng sẽ được chuyển đổi thành kiểu dữ liệu biểu mẫu.</w:t>
      </w:r>
    </w:p>
    <w:p w:rsidR="00000000" w:rsidDel="00000000" w:rsidP="00000000" w:rsidRDefault="00000000" w:rsidRPr="00000000" w14:paraId="00000091">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829050" cy="2571750"/>
            <wp:effectExtent b="0" l="0" r="0" t="0"/>
            <wp:docPr descr="Forms_Attributes4" id="225" name="image69.png"/>
            <a:graphic>
              <a:graphicData uri="http://schemas.openxmlformats.org/drawingml/2006/picture">
                <pic:pic>
                  <pic:nvPicPr>
                    <pic:cNvPr descr="Forms_Attributes4" id="0" name="image69.png"/>
                    <pic:cNvPicPr preferRelativeResize="0"/>
                  </pic:nvPicPr>
                  <pic:blipFill>
                    <a:blip r:embed="rId34"/>
                    <a:srcRect b="0" l="0" r="0" t="0"/>
                    <a:stretch>
                      <a:fillRect/>
                    </a:stretch>
                  </pic:blipFill>
                  <pic:spPr>
                    <a:xfrm>
                      <a:off x="0" y="0"/>
                      <a:ext cx="38290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Ở đây CatalogObject.Products không phải là kiểu mục tin thực tế Object. Dạng thực sự là FormDataStructure.</w:t>
      </w:r>
      <w:r w:rsidDel="00000000" w:rsidR="00000000" w:rsidRPr="00000000">
        <w:rPr>
          <w:rtl w:val="0"/>
        </w:rPr>
      </w:r>
    </w:p>
    <w:p w:rsidR="00000000" w:rsidDel="00000000" w:rsidP="00000000" w:rsidRDefault="00000000" w:rsidRPr="00000000" w14:paraId="00000093">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2360" cy="3456940"/>
            <wp:effectExtent b="0" l="0" r="0" t="0"/>
            <wp:docPr descr="Forms_Attributes5" id="226" name="image60.png"/>
            <a:graphic>
              <a:graphicData uri="http://schemas.openxmlformats.org/drawingml/2006/picture">
                <pic:pic>
                  <pic:nvPicPr>
                    <pic:cNvPr descr="Forms_Attributes5" id="0" name="image60.png"/>
                    <pic:cNvPicPr preferRelativeResize="0"/>
                  </pic:nvPicPr>
                  <pic:blipFill>
                    <a:blip r:embed="rId35"/>
                    <a:srcRect b="0" l="0" r="0" t="0"/>
                    <a:stretch>
                      <a:fillRect/>
                    </a:stretch>
                  </pic:blipFill>
                  <pic:spPr>
                    <a:xfrm>
                      <a:off x="0" y="0"/>
                      <a:ext cx="6182360" cy="345694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before="120" w:lineRule="auto"/>
        <w:ind w:firstLine="7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Hãy xem xét một số tính năng của các mục tin biểu mẫu thuộc nhiều kiểu khác nhau:</w:t>
      </w:r>
      <w:r w:rsidDel="00000000" w:rsidR="00000000" w:rsidRPr="00000000">
        <w:rPr>
          <w:rtl w:val="0"/>
        </w:rPr>
      </w:r>
    </w:p>
    <w:p w:rsidR="00000000" w:rsidDel="00000000" w:rsidP="00000000" w:rsidRDefault="00000000" w:rsidRPr="00000000" w14:paraId="00000095">
      <w:pPr>
        <w:numPr>
          <w:ilvl w:val="0"/>
          <w:numId w:val="27"/>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mục tin biểu mẫu có kiểu ValueTable và ValueTree, có thể thêm cột (lệnh Add attribute column). Điều này xác định cấu trúc dữ liệu của tập hợp tạo ra.</w:t>
      </w:r>
    </w:p>
    <w:p w:rsidR="00000000" w:rsidDel="00000000" w:rsidP="00000000" w:rsidRDefault="00000000" w:rsidRPr="00000000" w14:paraId="00000096">
      <w:pPr>
        <w:numPr>
          <w:ilvl w:val="0"/>
          <w:numId w:val="27"/>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có kiểu FormDataCollection (ví dụ: bảng đối tượng) và kiểu FormDataStructureAndCollection (ví dụ: tập hợp bản ghi của biểu ghi), có thể chỉ định các cột mục tin bổ sung (lệnh Add attribute column) mà không liên kết với dữ liệu được lưu trong cơ sở thông tin.</w:t>
      </w:r>
    </w:p>
    <w:p w:rsidR="00000000" w:rsidDel="00000000" w:rsidP="00000000" w:rsidRDefault="00000000" w:rsidRPr="00000000" w14:paraId="00000097">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7440" cy="4006850"/>
            <wp:effectExtent b="0" l="0" r="0" t="0"/>
            <wp:docPr descr="Forms_Attributes6" id="227" name="image51.png"/>
            <a:graphic>
              <a:graphicData uri="http://schemas.openxmlformats.org/drawingml/2006/picture">
                <pic:pic>
                  <pic:nvPicPr>
                    <pic:cNvPr descr="Forms_Attributes6" id="0" name="image51.png"/>
                    <pic:cNvPicPr preferRelativeResize="0"/>
                  </pic:nvPicPr>
                  <pic:blipFill>
                    <a:blip r:embed="rId36"/>
                    <a:srcRect b="0" l="0" r="0" t="0"/>
                    <a:stretch>
                      <a:fillRect/>
                    </a:stretch>
                  </pic:blipFill>
                  <pic:spPr>
                    <a:xfrm>
                      <a:off x="0" y="0"/>
                      <a:ext cx="6187440" cy="40068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sẽ tạo những cột này theo phương thức tạo dữ liệu biểu mẫu. Có thể truy cập các mục tin như vậy trên cả Client và Server.</w:t>
      </w:r>
    </w:p>
    <w:p w:rsidR="00000000" w:rsidDel="00000000" w:rsidP="00000000" w:rsidRDefault="00000000" w:rsidRPr="00000000" w14:paraId="00000099">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điền cột mục tin không được liên kết với dữ liệu biểu mẫu:</w:t>
      </w:r>
    </w:p>
    <w:p w:rsidR="00000000" w:rsidDel="00000000" w:rsidP="00000000" w:rsidRDefault="00000000" w:rsidRPr="00000000" w14:paraId="0000009A">
      <w:pPr>
        <w:spacing w:after="120" w:before="12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438775" cy="1552575"/>
            <wp:effectExtent b="0" l="0" r="0" t="0"/>
            <wp:docPr descr="Forms_Attributes7" id="228" name="image59.png"/>
            <a:graphic>
              <a:graphicData uri="http://schemas.openxmlformats.org/drawingml/2006/picture">
                <pic:pic>
                  <pic:nvPicPr>
                    <pic:cNvPr descr="Forms_Attributes7" id="0" name="image59.png"/>
                    <pic:cNvPicPr preferRelativeResize="0"/>
                  </pic:nvPicPr>
                  <pic:blipFill>
                    <a:blip r:embed="rId37"/>
                    <a:srcRect b="0" l="0" r="0" t="0"/>
                    <a:stretch>
                      <a:fillRect/>
                    </a:stretch>
                  </pic:blipFill>
                  <pic:spPr>
                    <a:xfrm>
                      <a:off x="0" y="0"/>
                      <a:ext cx="54387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2"/>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có dạng ValueList, có thể đặt dạng kiểu giá trị (thuộc tính Value type) trong đó sẽ lưu danh sách. Đồng thời, hệ thống sẽ tự động giới hạn kiểu dữ liệu được thêm vào khi thêm trực tiếp. Ngoài ra, không cấm thêm theo chương trình, nhưng sẽ thử chuyển giá trị của kiểu bổ sung vào kiểu bị giới hạn (hoặc kiểu linh hoạt). Cũng có thể liên kết mục tin Value type với phần tử biểu mẫu và giới hạn kiểu dữ liệu có thể thêm vào danh sách giá trị ở chế độ trực tác.</w:t>
      </w:r>
    </w:p>
    <w:p w:rsidR="00000000" w:rsidDel="00000000" w:rsidP="00000000" w:rsidRDefault="00000000" w:rsidRPr="00000000" w14:paraId="0000009C">
      <w:pPr>
        <w:numPr>
          <w:ilvl w:val="0"/>
          <w:numId w:val="2"/>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có dạng DynamicList, có thể thiết lập tham số danh sách: bảng chính, tùy chỉnh và v.v.</w:t>
      </w:r>
    </w:p>
    <w:p w:rsidR="00000000" w:rsidDel="00000000" w:rsidP="00000000" w:rsidRDefault="00000000" w:rsidRPr="00000000" w14:paraId="0000009D">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3630" cy="2554605"/>
            <wp:effectExtent b="0" l="0" r="0" t="0"/>
            <wp:docPr descr="Forms_Attributes8" id="229" name="image57.png"/>
            <a:graphic>
              <a:graphicData uri="http://schemas.openxmlformats.org/drawingml/2006/picture">
                <pic:pic>
                  <pic:nvPicPr>
                    <pic:cNvPr descr="Forms_Attributes8" id="0" name="image57.png"/>
                    <pic:cNvPicPr preferRelativeResize="0"/>
                  </pic:nvPicPr>
                  <pic:blipFill>
                    <a:blip r:embed="rId38"/>
                    <a:srcRect b="0" l="0" r="0" t="0"/>
                    <a:stretch>
                      <a:fillRect/>
                    </a:stretch>
                  </pic:blipFill>
                  <pic:spPr>
                    <a:xfrm>
                      <a:off x="0" y="0"/>
                      <a:ext cx="6183630" cy="255460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43600" cy="1343025"/>
            <wp:effectExtent b="0" l="0" r="0" t="0"/>
            <wp:docPr descr="Forms_Attributes9" id="177" name="image2.png"/>
            <a:graphic>
              <a:graphicData uri="http://schemas.openxmlformats.org/drawingml/2006/picture">
                <pic:pic>
                  <pic:nvPicPr>
                    <pic:cNvPr descr="Forms_Attributes9" id="0" name="image2.png"/>
                    <pic:cNvPicPr preferRelativeResize="0"/>
                  </pic:nvPicPr>
                  <pic:blipFill>
                    <a:blip r:embed="rId39"/>
                    <a:srcRect b="0" l="0" r="0" t="0"/>
                    <a:stretch>
                      <a:fillRect/>
                    </a:stretch>
                  </pic:blipFill>
                  <pic:spPr>
                    <a:xfrm>
                      <a:off x="0" y="0"/>
                      <a:ext cx="59436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đổi dữ liệu đối tượng được áp dụng thành dữ liệu biểu mẫu và ngược lại</w:t>
      </w:r>
    </w:p>
    <w:p w:rsidR="00000000" w:rsidDel="00000000" w:rsidP="00000000" w:rsidRDefault="00000000" w:rsidRPr="00000000" w14:paraId="000000A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bộ phương thức toàn cục để chuyển đổi dữ liệu đối tượng ứng dụng thành dữ liệu biểu mẫu và ngược lại:</w:t>
      </w:r>
    </w:p>
    <w:p w:rsidR="00000000" w:rsidDel="00000000" w:rsidP="00000000" w:rsidRDefault="00000000" w:rsidRPr="00000000" w14:paraId="000000A1">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ValueToFormData()</w:t>
      </w:r>
    </w:p>
    <w:p w:rsidR="00000000" w:rsidDel="00000000" w:rsidP="00000000" w:rsidRDefault="00000000" w:rsidRPr="00000000" w14:paraId="000000A2">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FormDataToValue()</w:t>
      </w:r>
    </w:p>
    <w:p w:rsidR="00000000" w:rsidDel="00000000" w:rsidP="00000000" w:rsidRDefault="00000000" w:rsidRPr="00000000" w14:paraId="000000A3">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CopyFormData()</w:t>
      </w:r>
    </w:p>
    <w:p w:rsidR="00000000" w:rsidDel="00000000" w:rsidP="00000000" w:rsidRDefault="00000000" w:rsidRPr="00000000" w14:paraId="000000A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phương thức làm việc với đối tượng ứng dụng chỉ có sẵn trong các thủ tục Server. Phương thức sao chép giá trị giữa dữ liệu biểu mẫu có sẵn trên cả Server và Client, vì nó không yêu cầu các đối tượng ứng dụng làm tham số.</w:t>
      </w:r>
    </w:p>
    <w:p w:rsidR="00000000" w:rsidDel="00000000" w:rsidP="00000000" w:rsidRDefault="00000000" w:rsidRPr="00000000" w14:paraId="000000A5">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chuyển đổi dữ liệu biểu mẫu sang đối tượng ứng dụng, hãy xem xét tính tương thích của chúng.</w:t>
      </w:r>
    </w:p>
    <w:p w:rsidR="00000000" w:rsidDel="00000000" w:rsidP="00000000" w:rsidRDefault="00000000" w:rsidRPr="00000000" w14:paraId="000000A6">
      <w:pPr>
        <w:numPr>
          <w:ilvl w:val="0"/>
          <w:numId w:val="2"/>
        </w:numPr>
        <w:spacing w:after="120" w:before="120" w:lineRule="auto"/>
        <w:ind w:left="1138" w:hanging="418"/>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ValueToFormData(). Chuyển đổi đối tượng ứng dụng thành dữ liệu biểu mẫu.</w:t>
      </w:r>
      <w:r w:rsidDel="00000000" w:rsidR="00000000" w:rsidRPr="00000000">
        <w:rPr>
          <w:rtl w:val="0"/>
        </w:rPr>
      </w:r>
    </w:p>
    <w:p w:rsidR="00000000" w:rsidDel="00000000" w:rsidP="00000000" w:rsidRDefault="00000000" w:rsidRPr="00000000" w14:paraId="000000A7">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FormDataToValue(). Chuyển đổi dữ liệu biểu mẫu thành đối tượng ứng dụng.</w:t>
      </w:r>
    </w:p>
    <w:p w:rsidR="00000000" w:rsidDel="00000000" w:rsidP="00000000" w:rsidRDefault="00000000" w:rsidRPr="00000000" w14:paraId="000000A8">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CopyFormData(). Sao chép dữ liệu biểu mẫu với cấu trúc tương thích. Trả về True nếu bản sao chép thành công. Trả về False nếu cấu trúc đối tượng không tương thích.</w:t>
      </w:r>
    </w:p>
    <w:p w:rsidR="00000000" w:rsidDel="00000000" w:rsidP="00000000" w:rsidRDefault="00000000" w:rsidRPr="00000000" w14:paraId="000000A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chuyển đổi dữ liệu biểu mẫu sang các đối tượng ứng dụng và ngược lại, các đối tượng sẽ được lưu vào bộ nhớ đệm và kiểm tra khả năng cập nhật của phiên bản đối tượng được lưu vào bộ nhớ đệm.</w:t>
      </w:r>
    </w:p>
    <w:p w:rsidR="00000000" w:rsidDel="00000000" w:rsidP="00000000" w:rsidRDefault="00000000" w:rsidRPr="00000000" w14:paraId="000000A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Khi thực hiện các thao tác chuẩn (mở biểu mẫu, chạy lệnh chuẩn Write, v.v.) trong biểu mẫu có mục tin chính, quá trình chuyển đổi sẽ được thực hiện tự động.</w:t>
      </w:r>
    </w:p>
    <w:p w:rsidR="00000000" w:rsidDel="00000000" w:rsidP="00000000" w:rsidRDefault="00000000" w:rsidRPr="00000000" w14:paraId="000000A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lấy một ví dụ về cách sử dụng chuyển đổi dữ liệu trong thuật toán riêng.</w:t>
      </w:r>
    </w:p>
    <w:p w:rsidR="00000000" w:rsidDel="00000000" w:rsidP="00000000" w:rsidRDefault="00000000" w:rsidRPr="00000000" w14:paraId="000000AC">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63200"/>
          <w:sz w:val="24"/>
          <w:szCs w:val="24"/>
          <w:shd w:fill="fffffe" w:val="clear"/>
          <w:rtl w:val="0"/>
        </w:rPr>
        <w:t xml:space="preserve">&amp;AtClient</w:t>
      </w:r>
      <w:r w:rsidDel="00000000" w:rsidR="00000000" w:rsidRPr="00000000">
        <w:rPr>
          <w:rtl w:val="0"/>
        </w:rPr>
      </w:r>
    </w:p>
    <w:p w:rsidR="00000000" w:rsidDel="00000000" w:rsidP="00000000" w:rsidRDefault="00000000" w:rsidRPr="00000000" w14:paraId="000000AD">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Procedure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WriteObject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AE">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WriteObjectAtServer</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AF">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EndProcedure</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63200"/>
          <w:sz w:val="24"/>
          <w:szCs w:val="24"/>
          <w:shd w:fill="fffffe" w:val="clear"/>
          <w:rtl w:val="0"/>
        </w:rPr>
        <w:t xml:space="preserve">&amp;AtServer</w:t>
      </w:r>
      <w:r w:rsidDel="00000000" w:rsidR="00000000" w:rsidRPr="00000000">
        <w:rPr>
          <w:rtl w:val="0"/>
        </w:rPr>
      </w:r>
    </w:p>
    <w:p w:rsidR="00000000" w:rsidDel="00000000" w:rsidP="00000000" w:rsidRDefault="00000000" w:rsidRPr="00000000" w14:paraId="000000B2">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Procedure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WriteObjectAtServer</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B3">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ObjectItem</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FormDataToValue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Form</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Type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"CatalogObject.Items"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B4">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ObjectItem</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Write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B5">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EndProcedure</w:t>
      </w:r>
      <w:r w:rsidDel="00000000" w:rsidR="00000000" w:rsidRPr="00000000">
        <w:rPr>
          <w:rtl w:val="0"/>
        </w:rPr>
      </w:r>
    </w:p>
    <w:p w:rsidR="00000000" w:rsidDel="00000000" w:rsidP="00000000" w:rsidRDefault="00000000" w:rsidRPr="00000000" w14:paraId="000000B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đối tượng ClientApplicationForm có sẵn các phương thức trên Server</w:t>
      </w:r>
    </w:p>
    <w:p w:rsidR="00000000" w:rsidDel="00000000" w:rsidP="00000000" w:rsidRDefault="00000000" w:rsidRPr="00000000" w14:paraId="000000B7">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ValueToFormAttribute(). Chuyển đổi đối tượng ứng dụng thành mục tin biểu mẫu đã chỉ định.</w:t>
      </w:r>
    </w:p>
    <w:p w:rsidR="00000000" w:rsidDel="00000000" w:rsidP="00000000" w:rsidRDefault="00000000" w:rsidRPr="00000000" w14:paraId="000000B8">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FormAttributeToValue(). Chuyển đổi mục tin dữ liệu biểu mẫu thành đối tượng ứng dụng.</w:t>
      </w:r>
    </w:p>
    <w:p w:rsidR="00000000" w:rsidDel="00000000" w:rsidP="00000000" w:rsidRDefault="00000000" w:rsidRPr="00000000" w14:paraId="000000B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đa số trường hợp, việc sử dụng FormAttributeToValue được ưu tiên hơn FormDataToValue </w:t>
      </w:r>
      <w:r w:rsidDel="00000000" w:rsidR="00000000" w:rsidRPr="00000000">
        <w:rPr>
          <w:rFonts w:ascii="Times New Roman" w:cs="Times New Roman" w:eastAsia="Times New Roman" w:hAnsi="Times New Roman"/>
          <w:b w:val="1"/>
          <w:bCs w:val="1"/>
          <w:sz w:val="24"/>
          <w:szCs w:val="24"/>
          <w:rtl w:val="0"/>
        </w:rPr>
        <w:t xml:space="preserve">trong mô-đun biểu mẫu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tuân thủ đề xuất này sẽ giúp bạn đảm bảo code nhất quán với các ứng dụng 1C:Enterprise khác. Ngoài ra, FormAttributeToValue có cú pháp đơn giản hơn FormDataToValue, do đó ít có khả năng xảy ra lỗi code hơn.</w:t>
      </w:r>
    </w:p>
    <w:p w:rsidR="00000000" w:rsidDel="00000000" w:rsidP="00000000" w:rsidRDefault="00000000" w:rsidRPr="00000000" w14:paraId="000000B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FormDataToValue yêu cầu kiểu dữ liệu phải được chỉ định rõ ràng.</w:t>
      </w:r>
    </w:p>
    <w:p w:rsidR="00000000" w:rsidDel="00000000" w:rsidP="00000000" w:rsidRDefault="00000000" w:rsidRPr="00000000" w14:paraId="000000BC">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shd w:fill="fffffe" w:val="clear"/>
          <w:rtl w:val="0"/>
        </w:rPr>
        <w:t xml:space="preserve">Products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FormDataToValue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ProductsTable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b w:val="1"/>
          <w:bCs w:val="1"/>
          <w:color w:val="0000ff"/>
          <w:sz w:val="24"/>
          <w:szCs w:val="24"/>
          <w:shd w:fill="fffffe" w:val="clear"/>
          <w:rtl w:val="0"/>
        </w:rPr>
        <w:t xml:space="preserve">Type</w:t>
      </w:r>
      <w:r w:rsidDel="00000000" w:rsidR="00000000" w:rsidRPr="00000000">
        <w:rPr>
          <w:rFonts w:ascii="Times New Roman" w:cs="Times New Roman" w:eastAsia="Times New Roman" w:hAnsi="Times New Roman"/>
          <w:b w:val="1"/>
          <w:bCs w:val="1"/>
          <w:color w:val="ff0000"/>
          <w:sz w:val="24"/>
          <w:szCs w:val="24"/>
          <w:shd w:fill="fffffe" w:val="clear"/>
          <w:rtl w:val="0"/>
        </w:rPr>
        <w:t xml:space="preserve">(</w:t>
      </w:r>
      <w:r w:rsidDel="00000000" w:rsidR="00000000" w:rsidRPr="00000000">
        <w:rPr>
          <w:rFonts w:ascii="Times New Roman" w:cs="Times New Roman" w:eastAsia="Times New Roman" w:hAnsi="Times New Roman"/>
          <w:b w:val="1"/>
          <w:bCs w:val="1"/>
          <w:color w:val="000000"/>
          <w:sz w:val="24"/>
          <w:szCs w:val="24"/>
          <w:shd w:fill="fffffe" w:val="clear"/>
          <w:rtl w:val="0"/>
        </w:rPr>
        <w:t xml:space="preserve">"ValueTable"</w:t>
      </w:r>
      <w:r w:rsidDel="00000000" w:rsidR="00000000" w:rsidRPr="00000000">
        <w:rPr>
          <w:rFonts w:ascii="Times New Roman" w:cs="Times New Roman" w:eastAsia="Times New Roman" w:hAnsi="Times New Roman"/>
          <w:b w:val="1"/>
          <w:bCs w:val="1"/>
          <w:color w:val="ff0000"/>
          <w:sz w:val="24"/>
          <w:szCs w:val="24"/>
          <w:shd w:fill="fffffe" w:val="clear"/>
          <w:rtl w:val="0"/>
        </w:rPr>
        <w:t xml:space="preserv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B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lại, FormAttributeToValue không yêu cầu chỉ định kiểu dữ liệu.</w:t>
      </w:r>
    </w:p>
    <w:p w:rsidR="00000000" w:rsidDel="00000000" w:rsidP="00000000" w:rsidRDefault="00000000" w:rsidRPr="00000000" w14:paraId="000000BE">
      <w:pPr>
        <w:shd w:fill="fffffe" w:val="clear"/>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0000ff"/>
          <w:sz w:val="24"/>
          <w:szCs w:val="24"/>
          <w:shd w:fill="fffffe" w:val="clear"/>
          <w:rtl w:val="0"/>
        </w:rPr>
        <w:t xml:space="preserve">Products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FormAttributeToValue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ProductsTable</w:t>
      </w:r>
      <w:r w:rsidDel="00000000" w:rsidR="00000000" w:rsidRPr="00000000">
        <w:rPr>
          <w:rFonts w:ascii="Times New Roman" w:cs="Times New Roman" w:eastAsia="Times New Roman" w:hAnsi="Times New Roman"/>
          <w:color w:val="000000"/>
          <w:sz w:val="24"/>
          <w:szCs w:val="24"/>
          <w:shd w:fill="fffffe" w:val="clear"/>
          <w:rtl w:val="0"/>
        </w:rPr>
        <w:t xml:space="preserve">"</w:t>
      </w:r>
      <w:r w:rsidDel="00000000" w:rsidR="00000000" w:rsidRPr="00000000">
        <w:rPr>
          <w:rFonts w:ascii="Times New Roman" w:cs="Times New Roman" w:eastAsia="Times New Roman" w:hAnsi="Times New Roman"/>
          <w:color w:val="ff0000"/>
          <w:sz w:val="24"/>
          <w:szCs w:val="24"/>
          <w:shd w:fill="fffffe" w:val="clear"/>
          <w:rtl w:val="0"/>
        </w:rPr>
        <w:t xml:space="preserve">);.</w:t>
      </w:r>
    </w:p>
    <w:p w:rsidR="00000000" w:rsidDel="00000000" w:rsidP="00000000" w:rsidRDefault="00000000" w:rsidRPr="00000000" w14:paraId="000000B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chuyển đổi các đối tượng kiểu ValueTable hoặc ValueTree thành dữ liệu biểu mẫu bằng cách sử dụng phương thức ValueToFormData() hoặc ValueToFormAttribute(), hãy lưu ý rằng đối tượng cần chuyển đổi phải chứa tất cả các cột dữ liệu biểu mẫu.</w:t>
      </w:r>
    </w:p>
    <w:p w:rsidR="00000000" w:rsidDel="00000000" w:rsidP="00000000" w:rsidRDefault="00000000" w:rsidRPr="00000000" w14:paraId="000000C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trọng!</w:t>
      </w:r>
      <w:r w:rsidDel="00000000" w:rsidR="00000000" w:rsidRPr="00000000">
        <w:rPr>
          <w:rFonts w:ascii="Times New Roman" w:cs="Times New Roman" w:eastAsia="Times New Roman" w:hAnsi="Times New Roman"/>
          <w:sz w:val="24"/>
          <w:szCs w:val="24"/>
          <w:rtl w:val="0"/>
        </w:rPr>
        <w:t xml:space="preserve"> Các cột mục tin không gắn với dữ liệu sẽ không tham gia vào quá trình chuyển đổi giá trị giữa dữ liệu biểu mẫu và đối tượng cơ sở thông tin và ngược lại. Các cột bị thiếu trong dữ liệu đối tượng sẽ bị xóa khi chuyển đổi sang dữ liệu biểu mẫu.</w:t>
      </w:r>
    </w:p>
    <w:p w:rsidR="00000000" w:rsidDel="00000000" w:rsidP="00000000" w:rsidRDefault="00000000" w:rsidRPr="00000000" w14:paraId="000000C1">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mục tin biểu mẫu có các kiểu sau mới có thể được sử dụng làm tham số đầu tiên của phương thức FormAttributeToValue() và FormDataToValue(): </w:t>
      </w:r>
    </w:p>
    <w:p w:rsidR="00000000" w:rsidDel="00000000" w:rsidP="00000000" w:rsidRDefault="00000000" w:rsidRPr="00000000" w14:paraId="000000C2">
      <w:pPr>
        <w:numPr>
          <w:ilvl w:val="0"/>
          <w:numId w:val="2"/>
        </w:numP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FormDataStructure</w:t>
      </w:r>
    </w:p>
    <w:p w:rsidR="00000000" w:rsidDel="00000000" w:rsidP="00000000" w:rsidRDefault="00000000" w:rsidRPr="00000000" w14:paraId="000000C3">
      <w:pPr>
        <w:numPr>
          <w:ilvl w:val="0"/>
          <w:numId w:val="2"/>
        </w:numP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FormDataCollection</w:t>
      </w:r>
    </w:p>
    <w:p w:rsidR="00000000" w:rsidDel="00000000" w:rsidP="00000000" w:rsidRDefault="00000000" w:rsidRPr="00000000" w14:paraId="000000C4">
      <w:pPr>
        <w:numPr>
          <w:ilvl w:val="0"/>
          <w:numId w:val="2"/>
        </w:numP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FormDataStructureAndCollection</w:t>
      </w:r>
    </w:p>
    <w:p w:rsidR="00000000" w:rsidDel="00000000" w:rsidP="00000000" w:rsidRDefault="00000000" w:rsidRPr="00000000" w14:paraId="000000C5">
      <w:pPr>
        <w:numPr>
          <w:ilvl w:val="0"/>
          <w:numId w:val="2"/>
        </w:numP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FormDataTree. </w:t>
      </w:r>
    </w:p>
    <w:p w:rsidR="00000000" w:rsidDel="00000000" w:rsidP="00000000" w:rsidRDefault="00000000" w:rsidRPr="00000000" w14:paraId="000000C6">
      <w:pPr>
        <w:shd w:fill="fffffe" w:val="clea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hd w:fill="fffffe" w:val="clea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C9">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63200"/>
          <w:sz w:val="24"/>
          <w:szCs w:val="24"/>
          <w:shd w:fill="fffffe" w:val="clear"/>
          <w:rtl w:val="0"/>
        </w:rPr>
        <w:t xml:space="preserve">&amp;AtServer</w:t>
      </w:r>
      <w:r w:rsidDel="00000000" w:rsidR="00000000" w:rsidRPr="00000000">
        <w:rPr>
          <w:rtl w:val="0"/>
        </w:rPr>
      </w:r>
    </w:p>
    <w:p w:rsidR="00000000" w:rsidDel="00000000" w:rsidP="00000000" w:rsidRDefault="00000000" w:rsidRPr="00000000" w14:paraId="000000CA">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Procedure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CalculateTotalAtServer</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CB">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8000"/>
          <w:sz w:val="24"/>
          <w:szCs w:val="24"/>
          <w:shd w:fill="fffffe" w:val="clear"/>
          <w:rtl w:val="0"/>
        </w:rPr>
        <w:t xml:space="preserve">// Convert the Object attribute to an applied object.</w:t>
      </w:r>
      <w:r w:rsidDel="00000000" w:rsidR="00000000" w:rsidRPr="00000000">
        <w:rPr>
          <w:rtl w:val="0"/>
        </w:rPr>
      </w:r>
    </w:p>
    <w:p w:rsidR="00000000" w:rsidDel="00000000" w:rsidP="00000000" w:rsidRDefault="00000000" w:rsidRPr="00000000" w14:paraId="000000CC">
      <w:pPr>
        <w:shd w:fill="fffffe" w:val="clear"/>
        <w:ind w:firstLine="461"/>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0000ff"/>
          <w:sz w:val="24"/>
          <w:szCs w:val="24"/>
          <w:shd w:fill="fffffe" w:val="clear"/>
          <w:rtl w:val="0"/>
        </w:rPr>
        <w:t xml:space="preserve">DocumentObject</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FormAttributeToValue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"Object"</w:t>
      </w:r>
      <w:r w:rsidDel="00000000" w:rsidR="00000000" w:rsidRPr="00000000">
        <w:rPr>
          <w:rFonts w:ascii="Times New Roman" w:cs="Times New Roman" w:eastAsia="Times New Roman" w:hAnsi="Times New Roman"/>
          <w:color w:val="ff0000"/>
          <w:sz w:val="24"/>
          <w:szCs w:val="24"/>
          <w:shd w:fill="fffffe" w:val="clear"/>
          <w:rtl w:val="0"/>
        </w:rPr>
        <w:t xml:space="preserve">);</w:t>
      </w:r>
    </w:p>
    <w:p w:rsidR="00000000" w:rsidDel="00000000" w:rsidP="00000000" w:rsidRDefault="00000000" w:rsidRPr="00000000" w14:paraId="000000CD">
      <w:pPr>
        <w:shd w:fill="fffffe" w:val="clear"/>
        <w:ind w:firstLine="461"/>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008000"/>
          <w:sz w:val="24"/>
          <w:szCs w:val="24"/>
          <w:shd w:fill="fffffe" w:val="clear"/>
          <w:rtl w:val="0"/>
        </w:rPr>
        <w:t xml:space="preserve">// Perform recomputing by the method defined in the document module.</w:t>
      </w:r>
      <w:r w:rsidDel="00000000" w:rsidR="00000000" w:rsidRPr="00000000">
        <w:rPr>
          <w:rtl w:val="0"/>
        </w:rPr>
      </w:r>
    </w:p>
    <w:p w:rsidR="00000000" w:rsidDel="00000000" w:rsidP="00000000" w:rsidRDefault="00000000" w:rsidRPr="00000000" w14:paraId="000000CE">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DocumentObject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CalculateTotal</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CF">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8000"/>
          <w:sz w:val="24"/>
          <w:szCs w:val="24"/>
          <w:shd w:fill="fffffe" w:val="clear"/>
          <w:rtl w:val="0"/>
        </w:rPr>
        <w:t xml:space="preserve">// Convert the applied object back to an attribute.</w:t>
      </w:r>
      <w:r w:rsidDel="00000000" w:rsidR="00000000" w:rsidRPr="00000000">
        <w:rPr>
          <w:rtl w:val="0"/>
        </w:rPr>
      </w:r>
    </w:p>
    <w:p w:rsidR="00000000" w:rsidDel="00000000" w:rsidP="00000000" w:rsidRDefault="00000000" w:rsidRPr="00000000" w14:paraId="000000D0">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ValueToFormAttribute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DocumentObject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D1">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tl w:val="0"/>
        </w:rPr>
      </w:r>
    </w:p>
    <w:p w:rsidR="00000000" w:rsidDel="00000000" w:rsidP="00000000" w:rsidRDefault="00000000" w:rsidRPr="00000000" w14:paraId="000000D2">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EndProcedure</w:t>
      </w:r>
      <w:r w:rsidDel="00000000" w:rsidR="00000000" w:rsidRPr="00000000">
        <w:rPr>
          <w:rtl w:val="0"/>
        </w:rPr>
      </w:r>
    </w:p>
    <w:p w:rsidR="00000000" w:rsidDel="00000000" w:rsidP="00000000" w:rsidRDefault="00000000" w:rsidRPr="00000000" w14:paraId="000000D3">
      <w:pPr>
        <w:pStyle w:val="Heading2"/>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tính mục tin (Attribute properties)</w:t>
      </w:r>
    </w:p>
    <w:p w:rsidR="00000000" w:rsidDel="00000000" w:rsidP="00000000" w:rsidRDefault="00000000" w:rsidRPr="00000000" w14:paraId="000000D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hãy xem xét một số thuộc tính của mục tin biểu mẫu.</w:t>
      </w:r>
    </w:p>
    <w:p w:rsidR="00000000" w:rsidDel="00000000" w:rsidP="00000000" w:rsidRDefault="00000000" w:rsidRPr="00000000" w14:paraId="000000D5">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(Title) </w:t>
      </w:r>
      <w:r w:rsidDel="00000000" w:rsidR="00000000" w:rsidRPr="00000000">
        <w:rPr>
          <w:rFonts w:ascii="Times New Roman" w:cs="Times New Roman" w:eastAsia="Times New Roman" w:hAnsi="Times New Roman"/>
          <w:sz w:val="24"/>
          <w:szCs w:val="24"/>
          <w:rtl w:val="0"/>
        </w:rPr>
        <w:t xml:space="preserve">là nội dung được dùng làm tiêu đề của phần tử biểu mẫu liên kết với mục tin này, nếu thuộc tính Title của phần tử biểu mẫu không được chỉ định rõ ràng.</w:t>
      </w:r>
    </w:p>
    <w:p w:rsidR="00000000" w:rsidDel="00000000" w:rsidP="00000000" w:rsidRDefault="00000000" w:rsidRPr="00000000" w14:paraId="000000D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tin chính (Main attribute)</w:t>
      </w:r>
      <w:r w:rsidDel="00000000" w:rsidR="00000000" w:rsidRPr="00000000">
        <w:rPr>
          <w:rFonts w:ascii="Times New Roman" w:cs="Times New Roman" w:eastAsia="Times New Roman" w:hAnsi="Times New Roman"/>
          <w:sz w:val="24"/>
          <w:szCs w:val="24"/>
          <w:rtl w:val="0"/>
        </w:rPr>
        <w:t xml:space="preserve"> xác định rằng mục tin biểu mẫu này là chính và do đó xác định phần mở rộng của biểu mẫu.</w:t>
      </w:r>
    </w:p>
    <w:p w:rsidR="00000000" w:rsidDel="00000000" w:rsidP="00000000" w:rsidRDefault="00000000" w:rsidRPr="00000000" w14:paraId="000000D7">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(Dữ liệu đã lưu) Saved data</w:t>
      </w:r>
      <w:r w:rsidDel="00000000" w:rsidR="00000000" w:rsidRPr="00000000">
        <w:rPr>
          <w:rFonts w:ascii="Times New Roman" w:cs="Times New Roman" w:eastAsia="Times New Roman" w:hAnsi="Times New Roman"/>
          <w:sz w:val="24"/>
          <w:szCs w:val="24"/>
          <w:rtl w:val="0"/>
        </w:rPr>
        <w:t xml:space="preserve">. Nếu thuộc tính này được đặt thành một mục tin, thì việc sửa đổi tương tác của mục tin này sẽ dẫn đến:</w:t>
      </w:r>
    </w:p>
    <w:p w:rsidR="00000000" w:rsidDel="00000000" w:rsidP="00000000" w:rsidRDefault="00000000" w:rsidRPr="00000000" w14:paraId="000000D8">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gắng chặn mục tin biểu mẫu được liên kết.</w:t>
      </w:r>
    </w:p>
    <w:p w:rsidR="00000000" w:rsidDel="00000000" w:rsidP="00000000" w:rsidRDefault="00000000" w:rsidRPr="00000000" w14:paraId="000000D9">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thuộc tính “Modified” trên biểu mẫu.</w:t>
      </w:r>
    </w:p>
    <w:p w:rsidR="00000000" w:rsidDel="00000000" w:rsidP="00000000" w:rsidRDefault="00000000" w:rsidRPr="00000000" w14:paraId="000000DA">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mục tin có thuộc tính ”Saved data” được bật và biểu mẫu ở chế độ “Read only”, thì tất cả các phần tử biểu mẫu được liên kết với mục tin này cũng sẽ có trạng thái “Read only”.</w:t>
      </w:r>
    </w:p>
    <w:p w:rsidR="00000000" w:rsidDel="00000000" w:rsidP="00000000" w:rsidRDefault="00000000" w:rsidRPr="00000000" w14:paraId="000000DB">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995" cy="3307715"/>
            <wp:effectExtent b="0" l="0" r="0" t="0"/>
            <wp:docPr descr="Forms_Attributes10" id="178" name="image4.png"/>
            <a:graphic>
              <a:graphicData uri="http://schemas.openxmlformats.org/drawingml/2006/picture">
                <pic:pic>
                  <pic:nvPicPr>
                    <pic:cNvPr descr="Forms_Attributes10" id="0" name="image4.png"/>
                    <pic:cNvPicPr preferRelativeResize="0"/>
                  </pic:nvPicPr>
                  <pic:blipFill>
                    <a:blip r:embed="rId40"/>
                    <a:srcRect b="0" l="0" r="0" t="0"/>
                    <a:stretch>
                      <a:fillRect/>
                    </a:stretch>
                  </pic:blipFill>
                  <pic:spPr>
                    <a:xfrm>
                      <a:off x="0" y="0"/>
                      <a:ext cx="6182995" cy="330771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bắt buộc điền (Required field)</w:t>
      </w:r>
      <w:r w:rsidDel="00000000" w:rsidR="00000000" w:rsidRPr="00000000">
        <w:rPr>
          <w:rFonts w:ascii="Times New Roman" w:cs="Times New Roman" w:eastAsia="Times New Roman" w:hAnsi="Times New Roman"/>
          <w:sz w:val="24"/>
          <w:szCs w:val="24"/>
          <w:rtl w:val="0"/>
        </w:rPr>
        <w:t xml:space="preserve">. Xác định xem có cần kiểm tra mục tin này để điền hay không (giá trị thuộc tính là </w:t>
      </w:r>
      <w:r w:rsidDel="00000000" w:rsidR="00000000" w:rsidRPr="00000000">
        <w:rPr>
          <w:rFonts w:ascii="Times New Roman" w:cs="Times New Roman" w:eastAsia="Times New Roman" w:hAnsi="Times New Roman"/>
          <w:b w:val="1"/>
          <w:bCs w:val="1"/>
          <w:sz w:val="24"/>
          <w:szCs w:val="24"/>
          <w:rtl w:val="0"/>
        </w:rPr>
        <w:t xml:space="preserve">Display error</w:t>
      </w:r>
      <w:r w:rsidDel="00000000" w:rsidR="00000000" w:rsidRPr="00000000">
        <w:rPr>
          <w:rFonts w:ascii="Times New Roman" w:cs="Times New Roman" w:eastAsia="Times New Roman" w:hAnsi="Times New Roman"/>
          <w:sz w:val="24"/>
          <w:szCs w:val="24"/>
          <w:rtl w:val="0"/>
        </w:rPr>
        <w:t xml:space="preserve">). Chỉ có thể kiểm tra Fill đối với các mục tin có kiểu sau:</w:t>
      </w:r>
    </w:p>
    <w:p w:rsidR="00000000" w:rsidDel="00000000" w:rsidP="00000000" w:rsidRDefault="00000000" w:rsidRPr="00000000" w14:paraId="000000DD">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kiểu dữ liệu cơ bản (Number, String, Boolean, Date, mọi kiểu tham chiếu, kỳ chuẩn)</w:t>
      </w:r>
    </w:p>
    <w:p w:rsidR="00000000" w:rsidDel="00000000" w:rsidP="00000000" w:rsidRDefault="00000000" w:rsidRPr="00000000" w14:paraId="000000DE">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list</w:t>
      </w:r>
    </w:p>
    <w:p w:rsidR="00000000" w:rsidDel="00000000" w:rsidP="00000000" w:rsidRDefault="00000000" w:rsidRPr="00000000" w14:paraId="000000DF">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tree</w:t>
      </w:r>
    </w:p>
    <w:p w:rsidR="00000000" w:rsidDel="00000000" w:rsidP="00000000" w:rsidRDefault="00000000" w:rsidRPr="00000000" w14:paraId="000000E0">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table</w:t>
      </w:r>
    </w:p>
    <w:p w:rsidR="00000000" w:rsidDel="00000000" w:rsidP="00000000" w:rsidRDefault="00000000" w:rsidRPr="00000000" w14:paraId="000000E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Việc điền mục tin được kiểm tra tương tự như hàm ValueIsFilled(). Kiểm tra việc điền cho biết một bảng được coi là đã điền khi nó chứa ít nhất một dòng.</w:t>
      </w:r>
    </w:p>
    <w:p w:rsidR="00000000" w:rsidDel="00000000" w:rsidP="00000000" w:rsidRDefault="00000000" w:rsidRPr="00000000" w14:paraId="000000E2">
      <w:pPr>
        <w:pStyle w:val="Heading2"/>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tham số biểu mẫu (Form parameters)</w:t>
      </w:r>
    </w:p>
    <w:p w:rsidR="00000000" w:rsidDel="00000000" w:rsidP="00000000" w:rsidRDefault="00000000" w:rsidRPr="00000000" w14:paraId="000000E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biểu mẫu (tab Parameters) phục vụ hai mục đích:</w:t>
      </w:r>
    </w:p>
    <w:p w:rsidR="00000000" w:rsidDel="00000000" w:rsidP="00000000" w:rsidRDefault="00000000" w:rsidRPr="00000000" w14:paraId="000000E4">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tập dữ liệu sẽ ảnh hưởng đến việc mở biểu mẫu (tham số hóa). Để làm điều này, hãy liệt kê tất cả các tham số cần thiết và chỉ định dạng của chúng.</w:t>
      </w:r>
    </w:p>
    <w:p w:rsidR="00000000" w:rsidDel="00000000" w:rsidP="00000000" w:rsidRDefault="00000000" w:rsidRPr="00000000" w14:paraId="000000E5">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tham số sẽ ảnh hưởng đến việc khóa tính duy nhất của biểu mẫu. Để làm điều này, hãy đặt thuộc tính Key parameter cho những tham số sẽ tham gia vào việc hình thành khóa duy nhất của biểu mẫu. Khi thử mở một biểu mẫu, hệ thống sẽ tìm kiếm biểu mẫu hiện có bằng cách sử dụng khóa duy nhất của biểu mẫu được tạo trước đó. Nếu có một biểu mẫu có khóa duy nhất đã nhận trong hệ thống thì biểu mẫu này sẽ được trả về. Nếu không, sẽ tạo ra một biểu mẫu mới.</w:t>
      </w:r>
    </w:p>
    <w:p w:rsidR="00000000" w:rsidDel="00000000" w:rsidP="00000000" w:rsidRDefault="00000000" w:rsidRPr="00000000" w14:paraId="000000E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gọi một biểu mẫu, giá trị của các tham số do lập trình viên tạo ra có thể được chỉ định trong cấu trúc tham số cùng với các tham số hệ thống của các biểu mẫu (nếu có).</w:t>
      </w:r>
    </w:p>
    <w:p w:rsidR="00000000" w:rsidDel="00000000" w:rsidP="00000000" w:rsidRDefault="00000000" w:rsidRPr="00000000" w14:paraId="000000E7">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biểu mẫu có thể được chuyển sang biểu mẫu tại thời điểm tạo biểu mẫu. Có thể phân tích các tham số được truyền trong sự kiện OnCreateAtServer() (tập hợp Parameters là thuộc tính của đối tượng ClientApplicationForm):</w:t>
      </w:r>
    </w:p>
    <w:p w:rsidR="00000000" w:rsidDel="00000000" w:rsidP="00000000" w:rsidRDefault="00000000" w:rsidRPr="00000000" w14:paraId="000000E8">
      <w:pPr>
        <w:spacing w:after="1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Tại nơi gọi:</w:t>
      </w:r>
      <w:r w:rsidDel="00000000" w:rsidR="00000000" w:rsidRPr="00000000">
        <w:rPr>
          <w:rtl w:val="0"/>
        </w:rPr>
      </w:r>
    </w:p>
    <w:p w:rsidR="00000000" w:rsidDel="00000000" w:rsidP="00000000" w:rsidRDefault="00000000" w:rsidRPr="00000000" w14:paraId="000000E9">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8000"/>
          <w:sz w:val="24"/>
          <w:szCs w:val="24"/>
          <w:shd w:fill="fffffe" w:val="clear"/>
          <w:rtl w:val="0"/>
        </w:rPr>
        <w:t xml:space="preserve">// Generate a form parameter.</w:t>
      </w:r>
      <w:r w:rsidDel="00000000" w:rsidR="00000000" w:rsidRPr="00000000">
        <w:rPr>
          <w:rtl w:val="0"/>
        </w:rPr>
      </w:r>
    </w:p>
    <w:p w:rsidR="00000000" w:rsidDel="00000000" w:rsidP="00000000" w:rsidRDefault="00000000" w:rsidRPr="00000000" w14:paraId="000000EA">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New</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Structure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EB">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Insert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"PickMode"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PredefinedValue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"Enumeration.PickModes.Simple"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8000"/>
          <w:sz w:val="24"/>
          <w:szCs w:val="24"/>
          <w:shd w:fill="fffffe" w:val="clear"/>
          <w:rtl w:val="0"/>
        </w:rPr>
        <w:t xml:space="preserve">// Open a form with specified parameters.</w:t>
      </w:r>
      <w:r w:rsidDel="00000000" w:rsidR="00000000" w:rsidRPr="00000000">
        <w:rPr>
          <w:rtl w:val="0"/>
        </w:rPr>
      </w:r>
    </w:p>
    <w:p w:rsidR="00000000" w:rsidDel="00000000" w:rsidP="00000000" w:rsidRDefault="00000000" w:rsidRPr="00000000" w14:paraId="000000EE">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shd w:fill="fffffe" w:val="clear"/>
          <w:rtl w:val="0"/>
        </w:rPr>
        <w:t xml:space="preserve">OpenForm</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"CommonForm.PickProducts"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EF">
      <w:pPr>
        <w:spacing w:after="1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Trong mô-đun biểu mẫu:</w:t>
      </w:r>
      <w:r w:rsidDel="00000000" w:rsidR="00000000" w:rsidRPr="00000000">
        <w:rPr>
          <w:rtl w:val="0"/>
        </w:rPr>
      </w:r>
    </w:p>
    <w:p w:rsidR="00000000" w:rsidDel="00000000" w:rsidP="00000000" w:rsidRDefault="00000000" w:rsidRPr="00000000" w14:paraId="000000F0">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63200"/>
          <w:sz w:val="24"/>
          <w:szCs w:val="24"/>
          <w:shd w:fill="fffffe" w:val="clear"/>
          <w:rtl w:val="0"/>
        </w:rPr>
        <w:t xml:space="preserve">&amp;AtServer</w:t>
      </w:r>
      <w:r w:rsidDel="00000000" w:rsidR="00000000" w:rsidRPr="00000000">
        <w:rPr>
          <w:rtl w:val="0"/>
        </w:rPr>
      </w:r>
    </w:p>
    <w:p w:rsidR="00000000" w:rsidDel="00000000" w:rsidP="00000000" w:rsidRDefault="00000000" w:rsidRPr="00000000" w14:paraId="000000F1">
      <w:pPr>
        <w:shd w:fill="fffffe" w:val="clear"/>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ff0000"/>
          <w:sz w:val="24"/>
          <w:szCs w:val="24"/>
          <w:shd w:fill="fffffe" w:val="clear"/>
          <w:rtl w:val="0"/>
        </w:rPr>
        <w:t xml:space="preserve">Procedure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OnCreateAtServer</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Cancel</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StandardProcessing</w:t>
      </w:r>
      <w:r w:rsidDel="00000000" w:rsidR="00000000" w:rsidRPr="00000000">
        <w:rPr>
          <w:rFonts w:ascii="Times New Roman" w:cs="Times New Roman" w:eastAsia="Times New Roman" w:hAnsi="Times New Roman"/>
          <w:color w:val="ff0000"/>
          <w:sz w:val="24"/>
          <w:szCs w:val="24"/>
          <w:shd w:fill="fffffe" w:val="clear"/>
          <w:rtl w:val="0"/>
        </w:rPr>
        <w:t xml:space="preserve">)</w:t>
      </w:r>
    </w:p>
    <w:p w:rsidR="00000000" w:rsidDel="00000000" w:rsidP="00000000" w:rsidRDefault="00000000" w:rsidRPr="00000000" w14:paraId="000000F2">
      <w:pPr>
        <w:shd w:fill="fffffe" w:val="clear"/>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8000"/>
          <w:sz w:val="24"/>
          <w:szCs w:val="24"/>
          <w:shd w:fill="fffffe" w:val="clear"/>
          <w:rtl w:val="0"/>
        </w:rPr>
        <w:t xml:space="preserve">// Check if the form contains such a parameter</w:t>
      </w:r>
      <w:r w:rsidDel="00000000" w:rsidR="00000000" w:rsidRPr="00000000">
        <w:rPr>
          <w:rtl w:val="0"/>
        </w:rPr>
      </w:r>
    </w:p>
    <w:p w:rsidR="00000000" w:rsidDel="00000000" w:rsidP="00000000" w:rsidRDefault="00000000" w:rsidRPr="00000000" w14:paraId="000000F3">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If</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Property</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"PickMode"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Then</w:t>
      </w:r>
      <w:r w:rsidDel="00000000" w:rsidR="00000000" w:rsidRPr="00000000">
        <w:rPr>
          <w:rtl w:val="0"/>
        </w:rPr>
      </w:r>
    </w:p>
    <w:p w:rsidR="00000000" w:rsidDel="00000000" w:rsidP="00000000" w:rsidRDefault="00000000" w:rsidRPr="00000000" w14:paraId="000000F4">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If</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PickMode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Enumerations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PickModes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Simple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Then</w:t>
      </w:r>
      <w:r w:rsidDel="00000000" w:rsidR="00000000" w:rsidRPr="00000000">
        <w:rPr>
          <w:rtl w:val="0"/>
        </w:rPr>
      </w:r>
    </w:p>
    <w:p w:rsidR="00000000" w:rsidDel="00000000" w:rsidP="00000000" w:rsidRDefault="00000000" w:rsidRPr="00000000" w14:paraId="000000F5">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tl w:val="0"/>
        </w:rPr>
      </w:r>
    </w:p>
    <w:p w:rsidR="00000000" w:rsidDel="00000000" w:rsidP="00000000" w:rsidRDefault="00000000" w:rsidRPr="00000000" w14:paraId="000000F6">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EndIf;</w:t>
      </w:r>
      <w:r w:rsidDel="00000000" w:rsidR="00000000" w:rsidRPr="00000000">
        <w:rPr>
          <w:rtl w:val="0"/>
        </w:rPr>
      </w:r>
    </w:p>
    <w:p w:rsidR="00000000" w:rsidDel="00000000" w:rsidP="00000000" w:rsidRDefault="00000000" w:rsidRPr="00000000" w14:paraId="000000F7">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EndIf;</w:t>
      </w:r>
      <w:r w:rsidDel="00000000" w:rsidR="00000000" w:rsidRPr="00000000">
        <w:rPr>
          <w:rtl w:val="0"/>
        </w:rPr>
      </w:r>
    </w:p>
    <w:p w:rsidR="00000000" w:rsidDel="00000000" w:rsidP="00000000" w:rsidRDefault="00000000" w:rsidRPr="00000000" w14:paraId="000000F8">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EndProcedure</w:t>
      </w:r>
      <w:r w:rsidDel="00000000" w:rsidR="00000000" w:rsidRPr="00000000">
        <w:rPr>
          <w:rtl w:val="0"/>
        </w:rPr>
      </w:r>
    </w:p>
    <w:p w:rsidR="00000000" w:rsidDel="00000000" w:rsidP="00000000" w:rsidRDefault="00000000" w:rsidRPr="00000000" w14:paraId="000000F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trọng!</w:t>
      </w:r>
      <w:r w:rsidDel="00000000" w:rsidR="00000000" w:rsidRPr="00000000">
        <w:rPr>
          <w:rFonts w:ascii="Times New Roman" w:cs="Times New Roman" w:eastAsia="Times New Roman" w:hAnsi="Times New Roman"/>
          <w:sz w:val="24"/>
          <w:szCs w:val="24"/>
          <w:rtl w:val="0"/>
        </w:rPr>
        <w:t xml:space="preserve"> Sau khi gọi ra hàm sự kiện OnCreateAtServer, tất cả các tham số biểu mẫu không phải là chính sẽ bị xóa khỏi tập hợp Parameters.</w:t>
      </w:r>
    </w:p>
    <w:p w:rsidR="00000000" w:rsidDel="00000000" w:rsidP="00000000" w:rsidRDefault="00000000" w:rsidRPr="00000000" w14:paraId="000000FA">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743575" cy="2590800"/>
            <wp:effectExtent b="0" l="0" r="0" t="0"/>
            <wp:docPr descr="Forms_Parameters1" id="179" name="image13.png"/>
            <a:graphic>
              <a:graphicData uri="http://schemas.openxmlformats.org/drawingml/2006/picture">
                <pic:pic>
                  <pic:nvPicPr>
                    <pic:cNvPr descr="Forms_Parameters1" id="0" name="image13.png"/>
                    <pic:cNvPicPr preferRelativeResize="0"/>
                  </pic:nvPicPr>
                  <pic:blipFill>
                    <a:blip r:embed="rId41"/>
                    <a:srcRect b="0" l="0" r="0" t="0"/>
                    <a:stretch>
                      <a:fillRect/>
                    </a:stretch>
                  </pic:blipFill>
                  <pic:spPr>
                    <a:xfrm>
                      <a:off x="0" y="0"/>
                      <a:ext cx="57435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chính được đánh dấu bằng phông chữ đậm trong danh sách</w:t>
      </w:r>
    </w:p>
    <w:p w:rsidR="00000000" w:rsidDel="00000000" w:rsidP="00000000" w:rsidRDefault="00000000" w:rsidRPr="00000000" w14:paraId="000000F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Các tham số không phải là chính trong biểu mẫu cần thiết để làm việc tiếp theo có thể được lưu trong dữ liệu biểu mẫu.</w:t>
      </w:r>
    </w:p>
    <w:p w:rsidR="00000000" w:rsidDel="00000000" w:rsidP="00000000" w:rsidRDefault="00000000" w:rsidRPr="00000000" w14:paraId="000000F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làm việc với các tham số biểu mẫu, hãy lưu ý rằng, hành vi của các tham số có thể được coi là tương đương với hành vi của hệ thống, nếu giá trị tham số không được chỉ định rõ ràng (bị bỏ qua) khi gọi ra phương thức ngôn ngữ 1C:Enterprise. Trong trường hợp này, giá trị tham số sẽ được đặt thành Undefined (hoặc giá trị mặc định). Các tham số biểu mẫu hoạt động tương tự: nếu tham số được đặt khi biểu mẫu được mở trên ứng dụng Client, thì tham số này sẽ hiển thị trong cấu trúc tham số biểu mẫu với một giá trị được đặt. Nếu chưa chỉ định tham số khi mở biểu mẫu, thì nền tảng sẽ tự động thêm tham số vào cấu trúc của tham số nhưng giá trị của tham số này sẽ là Undefined. Điều này tương đương với việc bỏ qua tham số khi gọi ra phương thức. Hành vi được mô tả ở trên giống nhau đối với tất cả các tham số do người phát triển tạo ra và các tham số chuẩn của biểu mẫu.</w:t>
      </w:r>
    </w:p>
    <w:p w:rsidR="00000000" w:rsidDel="00000000" w:rsidP="00000000" w:rsidRDefault="00000000" w:rsidRPr="00000000" w14:paraId="000000F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hỗ trợ tương tác tự động giữa các biểu mẫu, hệ thống cung cấp nhiều </w:t>
      </w:r>
      <w:r w:rsidDel="00000000" w:rsidR="00000000" w:rsidRPr="00000000">
        <w:rPr>
          <w:rFonts w:ascii="Times New Roman" w:cs="Times New Roman" w:eastAsia="Times New Roman" w:hAnsi="Times New Roman"/>
          <w:sz w:val="24"/>
          <w:szCs w:val="24"/>
          <w:u w:val="single"/>
          <w:rtl w:val="0"/>
        </w:rPr>
        <w:t xml:space="preserve">tham số chuẩn</w:t>
      </w:r>
      <w:r w:rsidDel="00000000" w:rsidR="00000000" w:rsidRPr="00000000">
        <w:rPr>
          <w:rFonts w:ascii="Times New Roman" w:cs="Times New Roman" w:eastAsia="Times New Roman" w:hAnsi="Times New Roman"/>
          <w:sz w:val="24"/>
          <w:szCs w:val="24"/>
          <w:u w:val="none"/>
          <w:rtl w:val="0"/>
        </w:rPr>
        <w:t xml:space="preserve"> dùng để quản lý biểu mẫu khi mở ra</w:t>
      </w:r>
      <w:r w:rsidDel="00000000" w:rsidR="00000000" w:rsidRPr="00000000">
        <w:rPr>
          <w:rFonts w:ascii="Times New Roman" w:cs="Times New Roman" w:eastAsia="Times New Roman" w:hAnsi="Times New Roman"/>
          <w:sz w:val="24"/>
          <w:szCs w:val="24"/>
          <w:rtl w:val="0"/>
        </w:rPr>
        <w:t xml:space="preserve">. Thông qua các tham số này, hệ thống thực hiện lựa chọn trong các trường biểu mẫu từ các biểu mẫu lựa chọn, mở biểu mẫu đối tượng, thao tác các lệnh chuẩn, v.v. Nghĩa là, chúng cung cấp nhiều kịch bản làm việc khác nhau của giao diện có sẵn trong hệ thống. Tuy nhiên, lập trình viên cũng có thể sử dụng những tham số này bằng ngôn ngữ 1C:Enterprise bằng cách chuyển chúng khi gọi ra phương thức OpenForm().</w:t>
      </w:r>
    </w:p>
    <w:p w:rsidR="00000000" w:rsidDel="00000000" w:rsidP="00000000" w:rsidRDefault="00000000" w:rsidRPr="00000000" w14:paraId="000000FF">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311775" cy="1790700"/>
            <wp:effectExtent b="0" l="0" r="0" t="0"/>
            <wp:docPr descr="Forms_Parameters4" id="180" name="image22.png"/>
            <a:graphic>
              <a:graphicData uri="http://schemas.openxmlformats.org/drawingml/2006/picture">
                <pic:pic>
                  <pic:nvPicPr>
                    <pic:cNvPr descr="Forms_Parameters4" id="0" name="image22.png"/>
                    <pic:cNvPicPr preferRelativeResize="0"/>
                  </pic:nvPicPr>
                  <pic:blipFill>
                    <a:blip r:embed="rId42"/>
                    <a:srcRect b="0" l="0" r="0" t="0"/>
                    <a:stretch>
                      <a:fillRect/>
                    </a:stretch>
                  </pic:blipFill>
                  <pic:spPr>
                    <a:xfrm>
                      <a:off x="0" y="0"/>
                      <a:ext cx="53117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Để xem danh sách các tham số biểu mẫu chuẩn tùy thuộc vào kiểu mở rộng biểu mẫu, trong trợ giúp tích hợp sẵn, hãy chuyển đến phần Help - Interface (managed) - Client application form - Client application form extension for...</w:t>
      </w:r>
      <w:r w:rsidDel="00000000" w:rsidR="00000000" w:rsidRPr="00000000">
        <w:rPr>
          <w:rtl w:val="0"/>
        </w:rPr>
      </w:r>
    </w:p>
    <w:p w:rsidR="00000000" w:rsidDel="00000000" w:rsidP="00000000" w:rsidRDefault="00000000" w:rsidRPr="00000000" w14:paraId="00000101">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4862195"/>
            <wp:effectExtent b="0" l="0" r="0" t="0"/>
            <wp:docPr descr="Forms_Parameters3" id="181" name="image19.png"/>
            <a:graphic>
              <a:graphicData uri="http://schemas.openxmlformats.org/drawingml/2006/picture">
                <pic:pic>
                  <pic:nvPicPr>
                    <pic:cNvPr descr="Forms_Parameters3" id="0" name="image19.png"/>
                    <pic:cNvPicPr preferRelativeResize="0"/>
                  </pic:nvPicPr>
                  <pic:blipFill>
                    <a:blip r:embed="rId43"/>
                    <a:srcRect b="0" l="0" r="0" t="0"/>
                    <a:stretch>
                      <a:fillRect/>
                    </a:stretch>
                  </pic:blipFill>
                  <pic:spPr>
                    <a:xfrm>
                      <a:off x="0" y="0"/>
                      <a:ext cx="6186170" cy="486219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Đối với các biểu mẫu danh sách và biểu mẫu lựa chọn, hãy xem “Client application form extension for dynamic lists”, vì dạng mục tin chính của các biểu mẫu đó là danh sách động.</w:t>
      </w:r>
    </w:p>
    <w:p w:rsidR="00000000" w:rsidDel="00000000" w:rsidP="00000000" w:rsidRDefault="00000000" w:rsidRPr="00000000" w14:paraId="00000103">
      <w:pPr>
        <w:pStyle w:val="Heading2"/>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Các lệnh biểu mẫu</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6"/>
          <w:szCs w:val="26"/>
          <w:rtl w:val="0"/>
        </w:rPr>
        <w:t xml:space="preserve">(Form commands)</w:t>
      </w:r>
      <w:r w:rsidDel="00000000" w:rsidR="00000000" w:rsidRPr="00000000">
        <w:rPr>
          <w:rtl w:val="0"/>
        </w:rPr>
      </w:r>
    </w:p>
    <w:p w:rsidR="00000000" w:rsidDel="00000000" w:rsidP="00000000" w:rsidRDefault="00000000" w:rsidRPr="00000000" w14:paraId="0000010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thao tác trên biểu mẫu được thực hiện bằng cách sử dụng các lệnh biểu mẫu. Chính các lệnh này chỉ đóng vai trò mô tả các thao tác được thực hiện. Để lệnh thực hiện chức năng của nó, cần gắn lệnh với phần tử biểu mẫu (ví dụ như Button). Trong biểu mẫu có nhiều nhóm lệnh:</w:t>
      </w:r>
    </w:p>
    <w:p w:rsidR="00000000" w:rsidDel="00000000" w:rsidP="00000000" w:rsidRDefault="00000000" w:rsidRPr="00000000" w14:paraId="00000105">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lệnh do lập trình viên tạo</w:t>
      </w:r>
      <w:r w:rsidDel="00000000" w:rsidR="00000000" w:rsidRPr="00000000">
        <w:rPr>
          <w:rFonts w:ascii="Times New Roman" w:cs="Times New Roman" w:eastAsia="Times New Roman" w:hAnsi="Times New Roman"/>
          <w:sz w:val="24"/>
          <w:szCs w:val="24"/>
          <w:rtl w:val="0"/>
        </w:rPr>
        <w:t xml:space="preserve"> trong quá trình thiết kế biểu mẫu. Đối với chúng, cần tạo trực tiếp hàm sự kiện trong mô-đun biểu mẫu.</w:t>
      </w:r>
    </w:p>
    <w:p w:rsidR="00000000" w:rsidDel="00000000" w:rsidP="00000000" w:rsidRDefault="00000000" w:rsidRPr="00000000" w14:paraId="00000106">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lệnh chuẩn </w:t>
      </w:r>
      <w:r w:rsidDel="00000000" w:rsidR="00000000" w:rsidRPr="00000000">
        <w:rPr>
          <w:rFonts w:ascii="Times New Roman" w:cs="Times New Roman" w:eastAsia="Times New Roman" w:hAnsi="Times New Roman"/>
          <w:b w:val="0"/>
          <w:bCs w:val="0"/>
          <w:sz w:val="24"/>
          <w:szCs w:val="24"/>
          <w:rtl w:val="0"/>
        </w:rPr>
        <w:t xml:space="preserve">được cung cấp bởi phần mở rộng mục tin biểu mẫu chính </w:t>
      </w:r>
      <w:r w:rsidDel="00000000" w:rsidR="00000000" w:rsidRPr="00000000">
        <w:rPr>
          <w:rFonts w:ascii="Times New Roman" w:cs="Times New Roman" w:eastAsia="Times New Roman" w:hAnsi="Times New Roman"/>
          <w:sz w:val="24"/>
          <w:szCs w:val="24"/>
          <w:rtl w:val="0"/>
        </w:rPr>
        <w:t xml:space="preserve">và phần mở rộng của các mục tin là danh sách (ví dụ: bảng đối tượng, danh sách động, tập hợp bản ghi của biểu ghi thông tin, và v.v.) nếu có phần tử biểu mẫu được liên kết với mục tin này.</w:t>
      </w:r>
    </w:p>
    <w:p w:rsidR="00000000" w:rsidDel="00000000" w:rsidP="00000000" w:rsidRDefault="00000000" w:rsidRPr="00000000" w14:paraId="00000107">
      <w:pPr>
        <w:numPr>
          <w:ilvl w:val="0"/>
          <w:numId w:val="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lệnh toàn cục</w:t>
      </w:r>
      <w:r w:rsidDel="00000000" w:rsidR="00000000" w:rsidRPr="00000000">
        <w:rPr>
          <w:rFonts w:ascii="Times New Roman" w:cs="Times New Roman" w:eastAsia="Times New Roman" w:hAnsi="Times New Roman"/>
          <w:sz w:val="24"/>
          <w:szCs w:val="24"/>
          <w:rtl w:val="0"/>
        </w:rPr>
        <w:t xml:space="preserve"> được cung cấp bởi giao diện lệnh toàn cục. Các lệnh như vậy có thể không được tham số hóa hoặc được tham số hóa. Các lệnh toàn cục được tham số hóa sẽ chỉ được cung cấp cho một biểu mẫu nếu có nguồn tham số với các kiểu tương ứng trên biểu mẫu.</w:t>
      </w:r>
    </w:p>
    <w:p w:rsidR="00000000" w:rsidDel="00000000" w:rsidP="00000000" w:rsidRDefault="00000000" w:rsidRPr="00000000" w14:paraId="00000108">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867150" cy="2628900"/>
            <wp:effectExtent b="0" l="0" r="0" t="0"/>
            <wp:docPr descr="Forms_Commands1" id="182" name="image7.png"/>
            <a:graphic>
              <a:graphicData uri="http://schemas.openxmlformats.org/drawingml/2006/picture">
                <pic:pic>
                  <pic:nvPicPr>
                    <pic:cNvPr descr="Forms_Commands1" id="0" name="image7.png"/>
                    <pic:cNvPicPr preferRelativeResize="0"/>
                  </pic:nvPicPr>
                  <pic:blipFill>
                    <a:blip r:embed="rId44"/>
                    <a:srcRect b="0" l="0" r="0" t="0"/>
                    <a:stretch>
                      <a:fillRect/>
                    </a:stretch>
                  </pic:blipFill>
                  <pic:spPr>
                    <a:xfrm>
                      <a:off x="0" y="0"/>
                      <a:ext cx="3867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khả dụng của các lệnh tiêu chuẩn trên biểu mẫu và phần tử biểu mẫu được xác định bởi thuộc tính “Command set” của phần tử biểu mẫu tương ứng.</w:t>
      </w:r>
    </w:p>
    <w:p w:rsidR="00000000" w:rsidDel="00000000" w:rsidP="00000000" w:rsidRDefault="00000000" w:rsidRPr="00000000" w14:paraId="0000010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hãy tắt nút “Mark for deletion” và “Delete” khỏi thanh lệnh của chứng từ Sales invoice.</w:t>
      </w:r>
    </w:p>
    <w:p w:rsidR="00000000" w:rsidDel="00000000" w:rsidP="00000000" w:rsidRDefault="00000000" w:rsidRPr="00000000" w14:paraId="0000010B">
      <w:pPr>
        <w:spacing w:after="120" w:before="120" w:lineRule="auto"/>
        <w:jc w:val="center"/>
        <w:rPr>
          <w:rFonts w:ascii="Times New Roman" w:cs="Times New Roman" w:eastAsia="Times New Roman" w:hAnsi="Times New Roman"/>
        </w:rPr>
      </w:pPr>
      <w:r w:rsidDel="00000000" w:rsidR="00000000" w:rsidRPr="00000000">
        <w:rPr/>
        <w:drawing>
          <wp:inline distB="0" distT="0" distL="0" distR="0">
            <wp:extent cx="6181725" cy="2981960"/>
            <wp:effectExtent b="0" l="0" r="0" t="0"/>
            <wp:docPr id="183"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6181725" cy="298196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20" w:before="120" w:lineRule="auto"/>
        <w:jc w:val="center"/>
        <w:rPr>
          <w:rFonts w:ascii="Times New Roman" w:cs="Times New Roman" w:eastAsia="Times New Roman" w:hAnsi="Times New Roman"/>
        </w:rPr>
      </w:pPr>
      <w:r w:rsidDel="00000000" w:rsidR="00000000" w:rsidRPr="00000000">
        <w:rPr/>
        <w:drawing>
          <wp:inline distB="0" distT="0" distL="0" distR="0">
            <wp:extent cx="6188075" cy="4393565"/>
            <wp:effectExtent b="0" l="0" r="0" t="0"/>
            <wp:docPr id="184"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6188075" cy="439356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20" w:before="120" w:lineRule="auto"/>
        <w:jc w:val="center"/>
        <w:rPr>
          <w:rFonts w:ascii="Times New Roman" w:cs="Times New Roman" w:eastAsia="Times New Roman" w:hAnsi="Times New Roman"/>
        </w:rPr>
      </w:pPr>
      <w:r w:rsidDel="00000000" w:rsidR="00000000" w:rsidRPr="00000000">
        <w:rPr/>
        <w:drawing>
          <wp:inline distB="0" distT="0" distL="0" distR="0">
            <wp:extent cx="6186805" cy="2990215"/>
            <wp:effectExtent b="0" l="0" r="0" t="0"/>
            <wp:docPr descr="Forms_Commands4" id="185" name="image9.png"/>
            <a:graphic>
              <a:graphicData uri="http://schemas.openxmlformats.org/drawingml/2006/picture">
                <pic:pic>
                  <pic:nvPicPr>
                    <pic:cNvPr descr="Forms_Commands4" id="0" name="image9.png"/>
                    <pic:cNvPicPr preferRelativeResize="0"/>
                  </pic:nvPicPr>
                  <pic:blipFill>
                    <a:blip r:embed="rId47"/>
                    <a:srcRect b="0" l="0" r="0" t="0"/>
                    <a:stretch>
                      <a:fillRect/>
                    </a:stretch>
                  </pic:blipFill>
                  <pic:spPr>
                    <a:xfrm>
                      <a:off x="0" y="0"/>
                      <a:ext cx="6186805" cy="299021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lệnh do giao diện lệnh toàn cục cung cấp (tab Global commands) có thể được đặt ở bất kỳ đâu trên biểu mẫu, giống như các lệnh của biểu mẫu.</w:t>
      </w:r>
    </w:p>
    <w:p w:rsidR="00000000" w:rsidDel="00000000" w:rsidP="00000000" w:rsidRDefault="00000000" w:rsidRPr="00000000" w14:paraId="0000010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Action chỉ định hàm sự kiện thực thi thao tác do lệnh thực hiện. Nếu không chỉ định hàm sự kiện, thì sẽ không thể sử dụng lệnh. Chỉ có thể chọn các thủ tục và hàm trên client với một tham số vào trường này.</w:t>
      </w:r>
    </w:p>
    <w:p w:rsidR="00000000" w:rsidDel="00000000" w:rsidP="00000000" w:rsidRDefault="00000000" w:rsidRPr="00000000" w14:paraId="00000110">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7440" cy="1957070"/>
            <wp:effectExtent b="0" l="0" r="0" t="0"/>
            <wp:docPr descr="Forms_Commands5" id="186" name="image6.png"/>
            <a:graphic>
              <a:graphicData uri="http://schemas.openxmlformats.org/drawingml/2006/picture">
                <pic:pic>
                  <pic:nvPicPr>
                    <pic:cNvPr descr="Forms_Commands5" id="0" name="image6.png"/>
                    <pic:cNvPicPr preferRelativeResize="0"/>
                  </pic:nvPicPr>
                  <pic:blipFill>
                    <a:blip r:embed="rId48"/>
                    <a:srcRect b="0" l="0" r="0" t="0"/>
                    <a:stretch>
                      <a:fillRect/>
                    </a:stretch>
                  </pic:blipFill>
                  <pic:spPr>
                    <a:xfrm>
                      <a:off x="0" y="0"/>
                      <a:ext cx="6187440" cy="195707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hd w:fill="fffffe" w:val="clea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Nếu lệnh thay đổi dữ liệu biểu mẫu, thì hãy chỉ ra điều này bằng cách đặt thuộc tính “Modifies saved data”. Sau đó, khi thử thực hiện lệnh, thì:</w:t>
      </w:r>
      <w:r w:rsidDel="00000000" w:rsidR="00000000" w:rsidRPr="00000000">
        <w:rPr>
          <w:rtl w:val="0"/>
        </w:rPr>
      </w:r>
    </w:p>
    <w:p w:rsidR="00000000" w:rsidDel="00000000" w:rsidP="00000000" w:rsidRDefault="00000000" w:rsidRPr="00000000" w14:paraId="00000112">
      <w:pPr>
        <w:numPr>
          <w:ilvl w:val="0"/>
          <w:numId w:val="2"/>
        </w:numPr>
        <w:shd w:fill="fffffe" w:val="clear"/>
        <w:spacing w:after="120" w:before="120" w:lineRule="auto"/>
        <w:ind w:left="1138" w:hanging="418"/>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sẽ thử khóa mục tin biểu mẫu chính. Nếu lần thử thất bại, thì lệnh cũng sẽ thất bại.</w:t>
      </w:r>
      <w:r w:rsidDel="00000000" w:rsidR="00000000" w:rsidRPr="00000000">
        <w:rPr>
          <w:rtl w:val="0"/>
        </w:rPr>
      </w:r>
    </w:p>
    <w:p w:rsidR="00000000" w:rsidDel="00000000" w:rsidP="00000000" w:rsidRDefault="00000000" w:rsidRPr="00000000" w14:paraId="00000113">
      <w:pPr>
        <w:numPr>
          <w:ilvl w:val="0"/>
          <w:numId w:val="2"/>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“Modified” sẽ được áp dụng cho biểu mẫu.</w:t>
      </w:r>
    </w:p>
    <w:p w:rsidR="00000000" w:rsidDel="00000000" w:rsidP="00000000" w:rsidRDefault="00000000" w:rsidRPr="00000000" w14:paraId="0000011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thuộc tính “Modifies saved data” được đặt cho lệnh và biểu mẫu ở chế độ Read-only, thì tất cả phần tử biểu mẫu được liên kết với lệnh này cũng sẽ ở trạng thái Read-only.</w:t>
      </w:r>
    </w:p>
    <w:p w:rsidR="00000000" w:rsidDel="00000000" w:rsidP="00000000" w:rsidRDefault="00000000" w:rsidRPr="00000000" w14:paraId="00000115">
      <w:pPr>
        <w:shd w:fill="fffffe" w:val="clear"/>
        <w:spacing w:after="120" w:before="120" w:lineRule="auto"/>
        <w:jc w:val="both"/>
        <w:rPr>
          <w:rFonts w:ascii="Times New Roman" w:cs="Times New Roman" w:eastAsia="Times New Roman" w:hAnsi="Times New Roman"/>
          <w:sz w:val="24"/>
          <w:szCs w:val="24"/>
          <w:highlight w:val="yellow"/>
        </w:rPr>
      </w:pPr>
      <w:r w:rsidDel="00000000" w:rsidR="00000000" w:rsidRPr="00000000">
        <w:rPr/>
        <w:drawing>
          <wp:inline distB="0" distT="0" distL="0" distR="0">
            <wp:extent cx="6187440" cy="2513965"/>
            <wp:effectExtent b="0" l="0" r="0" t="0"/>
            <wp:docPr descr="Forms_Commands8" id="167" name="image18.png"/>
            <a:graphic>
              <a:graphicData uri="http://schemas.openxmlformats.org/drawingml/2006/picture">
                <pic:pic>
                  <pic:nvPicPr>
                    <pic:cNvPr descr="Forms_Commands8" id="0" name="image18.png"/>
                    <pic:cNvPicPr preferRelativeResize="0"/>
                  </pic:nvPicPr>
                  <pic:blipFill>
                    <a:blip r:embed="rId49"/>
                    <a:srcRect b="0" l="0" r="0" t="0"/>
                    <a:stretch>
                      <a:fillRect/>
                    </a:stretch>
                  </pic:blipFill>
                  <pic:spPr>
                    <a:xfrm>
                      <a:off x="0" y="0"/>
                      <a:ext cx="6187440" cy="25139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 xml:space="preserve">Ngoài ra, việc thực hiện lệnh toàn cục được tham số hóa, trong đó tham số được cung cấp bởi mục tin có tập hợp thuộc tính ”Modifies data” cho đối tượng mới và chưa được lưu sẽ dẫn đến việc thử ghi lại đối tượng. Trong trường hợp này, người dùng sẽ được hỏi liệu họ có muốn ghi lại đối tượng không. Nếu câu trả lời là phủ định, thì lệnh sẽ thất bại.</w:t>
      </w:r>
      <w:r w:rsidDel="00000000" w:rsidR="00000000" w:rsidRPr="00000000">
        <w:rPr>
          <w:rtl w:val="0"/>
        </w:rPr>
      </w:r>
    </w:p>
    <w:p w:rsidR="00000000" w:rsidDel="00000000" w:rsidP="00000000" w:rsidRDefault="00000000" w:rsidRPr="00000000" w14:paraId="00000116">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Khi tự động điền các thanh lệnh và menu nóng mà có chỉ định nguồn lệnh, không bổ sung các lệnh chuẩn, nếu trong phần tử này có các nút được thêm thủ công với các lệnh tương tự. Logic này không áp dụng cho các lệnh được thêm từ một đoạn của giao diện lệnh toàn cục.</w:t>
      </w:r>
    </w:p>
    <w:p w:rsidR="00000000" w:rsidDel="00000000" w:rsidP="00000000" w:rsidRDefault="00000000" w:rsidRPr="00000000" w14:paraId="0000011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lệnh có thuộc tính “Use” bị tắt, thì tất cả các nút liên quan sẽ không hiển thị trên giao diện lệnh. Người dùng không thể thay đổi tham số này.</w:t>
      </w:r>
    </w:p>
    <w:p w:rsidR="00000000" w:rsidDel="00000000" w:rsidP="00000000" w:rsidRDefault="00000000" w:rsidRPr="00000000" w14:paraId="00000118">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817620" cy="2948940"/>
            <wp:effectExtent b="0" l="0" r="0" t="0"/>
            <wp:docPr descr="Forms_Commands9" id="168" name="image12.png"/>
            <a:graphic>
              <a:graphicData uri="http://schemas.openxmlformats.org/drawingml/2006/picture">
                <pic:pic>
                  <pic:nvPicPr>
                    <pic:cNvPr descr="Forms_Commands9" id="0" name="image12.png"/>
                    <pic:cNvPicPr preferRelativeResize="0"/>
                  </pic:nvPicPr>
                  <pic:blipFill>
                    <a:blip r:embed="rId50"/>
                    <a:srcRect b="0" l="0" r="0" t="0"/>
                    <a:stretch>
                      <a:fillRect/>
                    </a:stretch>
                  </pic:blipFill>
                  <pic:spPr>
                    <a:xfrm>
                      <a:off x="0" y="0"/>
                      <a:ext cx="381762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spacing w:after="120" w:before="120" w:lineRule="auto"/>
        <w:rPr>
          <w:sz w:val="26"/>
          <w:szCs w:val="26"/>
        </w:rPr>
      </w:pPr>
      <w:r w:rsidDel="00000000" w:rsidR="00000000" w:rsidRPr="00000000">
        <w:rPr>
          <w:rFonts w:ascii="Times New Roman" w:cs="Times New Roman" w:eastAsia="Times New Roman" w:hAnsi="Times New Roman"/>
          <w:sz w:val="26"/>
          <w:szCs w:val="26"/>
          <w:rtl w:val="0"/>
        </w:rPr>
        <w:t xml:space="preserve">Phần tử biểu mẫu (Form items)</w:t>
      </w:r>
      <w:r w:rsidDel="00000000" w:rsidR="00000000" w:rsidRPr="00000000">
        <w:rPr>
          <w:rtl w:val="0"/>
        </w:rPr>
      </w:r>
    </w:p>
    <w:p w:rsidR="00000000" w:rsidDel="00000000" w:rsidP="00000000" w:rsidRDefault="00000000" w:rsidRPr="00000000" w14:paraId="0000011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trình bày trực quan của biểu mẫu được quản lý được mô tả bằng tập hợp các phần tử. Các phần tử biểu mẫu hình thành tập hợp phân nhánh. Phân nhánh của phần tử biểu mẫu xác định hình dạng ngoài và thành phần của các phần tử điều khiển hiển thị trên biểu mẫu. Có một số kiểu phần tử biểu mẫu sau:</w:t>
      </w:r>
    </w:p>
    <w:p w:rsidR="00000000" w:rsidDel="00000000" w:rsidP="00000000" w:rsidRDefault="00000000" w:rsidRPr="00000000" w14:paraId="0000011B">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là phần tử gốc của cây phần tử và tồn tại dưới dạng một phiên bản duy nhất</w:t>
      </w:r>
    </w:p>
    <w:p w:rsidR="00000000" w:rsidDel="00000000" w:rsidP="00000000" w:rsidRDefault="00000000" w:rsidRPr="00000000" w14:paraId="0000011C">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biểu mẫu</w:t>
      </w:r>
    </w:p>
    <w:p w:rsidR="00000000" w:rsidDel="00000000" w:rsidP="00000000" w:rsidRDefault="00000000" w:rsidRPr="00000000" w14:paraId="0000011D">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trí biểu mẫu</w:t>
      </w:r>
    </w:p>
    <w:p w:rsidR="00000000" w:rsidDel="00000000" w:rsidP="00000000" w:rsidRDefault="00000000" w:rsidRPr="00000000" w14:paraId="0000011E">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biểu mẫu</w:t>
      </w:r>
    </w:p>
    <w:p w:rsidR="00000000" w:rsidDel="00000000" w:rsidP="00000000" w:rsidRDefault="00000000" w:rsidRPr="00000000" w14:paraId="0000011F">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biểu mẫu</w:t>
      </w:r>
    </w:p>
    <w:p w:rsidR="00000000" w:rsidDel="00000000" w:rsidP="00000000" w:rsidRDefault="00000000" w:rsidRPr="00000000" w14:paraId="00000120">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biểu mẫu</w:t>
      </w:r>
    </w:p>
    <w:p w:rsidR="00000000" w:rsidDel="00000000" w:rsidP="00000000" w:rsidRDefault="00000000" w:rsidRPr="00000000" w14:paraId="00000121">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Tiện ích bổ sung cho phần tử biểu mẫu</w:t>
      </w:r>
    </w:p>
    <w:p w:rsidR="00000000" w:rsidDel="00000000" w:rsidP="00000000" w:rsidRDefault="00000000" w:rsidRPr="00000000" w14:paraId="0000012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phần tử biểu mẫu của kiểu trường biểu mẫu và các bảng của biểu mẫu luôn được liên kết với dữ liệu biểu mẫu. Nếu mục tin liên kết không được chỉ định hoặc không khả dụng trên Client do hạn chế về quyền truy cập hoặc bị loại khỏi thành phần (thuộc tính View và Edit của các mục tin biểu mẫu), trường sẽ không hiển thị trên biểu mẫu và sẽ tự động bị xóa khi biểu mẫu được tạo ở chế độ Enterprise.</w:t>
      </w:r>
    </w:p>
    <w:p w:rsidR="00000000" w:rsidDel="00000000" w:rsidP="00000000" w:rsidRDefault="00000000" w:rsidRPr="00000000" w14:paraId="0000012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phần tử biểu mẫu được mô tả bởi một tập hợp thuộc tính nhất định xác định hành vi của nó trên biểu mẫu, bao gồm các chức năng hiển thị và chuyển đổi, như: thay đổi kích thước phần tử khi biểu mẫu hoặc các phần tử xung quanh thay đổi kích thước (bao gồm cả khi phần tử biến mất hoặc xuất hiện).</w:t>
      </w:r>
    </w:p>
    <w:p w:rsidR="00000000" w:rsidDel="00000000" w:rsidP="00000000" w:rsidRDefault="00000000" w:rsidRPr="00000000" w14:paraId="00000124">
      <w:pPr>
        <w:pStyle w:val="Heading2"/>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rtl w:val="0"/>
        </w:rPr>
        <w:t xml:space="preserve">Các thuộc tính chung của phần tử biểu mẫu (General properties of form items)</w:t>
      </w:r>
      <w:r w:rsidDel="00000000" w:rsidR="00000000" w:rsidRPr="00000000">
        <w:rPr>
          <w:rtl w:val="0"/>
        </w:rPr>
      </w:r>
    </w:p>
    <w:p w:rsidR="00000000" w:rsidDel="00000000" w:rsidP="00000000" w:rsidRDefault="00000000" w:rsidRPr="00000000" w14:paraId="0000012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w:t>
      </w:r>
      <w:r w:rsidDel="00000000" w:rsidR="00000000" w:rsidRPr="00000000">
        <w:rPr>
          <w:rFonts w:ascii="Times New Roman" w:cs="Times New Roman" w:eastAsia="Times New Roman" w:hAnsi="Times New Roman"/>
          <w:b w:val="1"/>
          <w:bCs w:val="1"/>
          <w:sz w:val="24"/>
          <w:szCs w:val="24"/>
          <w:rtl w:val="0"/>
        </w:rPr>
        <w:t xml:space="preserve">TitleLocation</w:t>
      </w:r>
      <w:r w:rsidDel="00000000" w:rsidR="00000000" w:rsidRPr="00000000">
        <w:rPr>
          <w:rFonts w:ascii="Times New Roman" w:cs="Times New Roman" w:eastAsia="Times New Roman" w:hAnsi="Times New Roman"/>
          <w:sz w:val="24"/>
          <w:szCs w:val="24"/>
          <w:rtl w:val="0"/>
        </w:rPr>
        <w:t xml:space="preserve"> xác định cách hiển thị tiêu đề phần tử. Tiêu đề là từ đồng nghĩa với mục tin biểu mẫu được liên kết với phần tử biểu mẫu đã chọn, nếu thuộc tính </w:t>
      </w: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chưa được chỉ định cho phần tử biểu mẫu. Tiêu đề luôn kết thúc bằng dấu ":" (do hệ thống tự động thêm vào).</w:t>
      </w:r>
    </w:p>
    <w:p w:rsidR="00000000" w:rsidDel="00000000" w:rsidP="00000000" w:rsidRDefault="00000000" w:rsidRPr="00000000" w14:paraId="0000012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47970" cy="4123690"/>
            <wp:effectExtent b="0" l="0" r="0" t="0"/>
            <wp:docPr descr="Forms_Properties3" id="169" name="image15.png"/>
            <a:graphic>
              <a:graphicData uri="http://schemas.openxmlformats.org/drawingml/2006/picture">
                <pic:pic>
                  <pic:nvPicPr>
                    <pic:cNvPr descr="Forms_Properties3" id="0" name="image15.png"/>
                    <pic:cNvPicPr preferRelativeResize="0"/>
                  </pic:nvPicPr>
                  <pic:blipFill>
                    <a:blip r:embed="rId51"/>
                    <a:srcRect b="0" l="0" r="0" t="0"/>
                    <a:stretch>
                      <a:fillRect/>
                    </a:stretch>
                  </pic:blipFill>
                  <pic:spPr>
                    <a:xfrm>
                      <a:off x="0" y="0"/>
                      <a:ext cx="5347970" cy="412369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34000" cy="4124960"/>
            <wp:effectExtent b="0" l="0" r="0" t="0"/>
            <wp:docPr descr="Forms_Properties6" id="170" name="image11.png"/>
            <a:graphic>
              <a:graphicData uri="http://schemas.openxmlformats.org/drawingml/2006/picture">
                <pic:pic>
                  <pic:nvPicPr>
                    <pic:cNvPr descr="Forms_Properties6" id="0" name="image11.png"/>
                    <pic:cNvPicPr preferRelativeResize="0"/>
                  </pic:nvPicPr>
                  <pic:blipFill>
                    <a:blip r:embed="rId52"/>
                    <a:srcRect b="0" l="0" r="0" t="0"/>
                    <a:stretch>
                      <a:fillRect/>
                    </a:stretch>
                  </pic:blipFill>
                  <pic:spPr>
                    <a:xfrm>
                      <a:off x="0" y="0"/>
                      <a:ext cx="5334000" cy="412496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thêm phần tử vào thuộc tính Data, hãy chỉ định tham chiếu đến mục tin biểu mẫu mà phần tử này có liên kết. Nếu phần tử biểu mẫu không được liên kết với mục tin biểu mẫu, thì nó sẽ không được hiển thị trên biểu mẫu. Nếu bạn thêm nút vào biểu mẫu thì trong thuộc tính Command, hãy chỉ định tham chiếu đến lệnh sẽ được thực hiện khi nhấp nút. Nếu nút không được liên kết với lệnh thì nó sẽ không được hiển thị trên biểu mẫu.</w:t>
      </w:r>
    </w:p>
    <w:p w:rsidR="00000000" w:rsidDel="00000000" w:rsidP="00000000" w:rsidRDefault="00000000" w:rsidRPr="00000000" w14:paraId="00000129">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22620" cy="3619500"/>
            <wp:effectExtent b="0" l="0" r="0" t="0"/>
            <wp:docPr descr="Forms_Properties7" id="171" name="image8.png"/>
            <a:graphic>
              <a:graphicData uri="http://schemas.openxmlformats.org/drawingml/2006/picture">
                <pic:pic>
                  <pic:nvPicPr>
                    <pic:cNvPr descr="Forms_Properties7" id="0" name="image8.png"/>
                    <pic:cNvPicPr preferRelativeResize="0"/>
                  </pic:nvPicPr>
                  <pic:blipFill>
                    <a:blip r:embed="rId53"/>
                    <a:srcRect b="0" l="0" r="0" t="0"/>
                    <a:stretch>
                      <a:fillRect/>
                    </a:stretch>
                  </pic:blipFill>
                  <pic:spPr>
                    <a:xfrm>
                      <a:off x="0" y="0"/>
                      <a:ext cx="57226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có thể ở chế độ Read-only (cấm mọi thay đổi) nếu nó có tập hợp thuộc tính </w:t>
      </w:r>
      <w:r w:rsidDel="00000000" w:rsidR="00000000" w:rsidRPr="00000000">
        <w:rPr>
          <w:rFonts w:ascii="Times New Roman" w:cs="Times New Roman" w:eastAsia="Times New Roman" w:hAnsi="Times New Roman"/>
          <w:b w:val="1"/>
          <w:bCs w:val="1"/>
          <w:sz w:val="24"/>
          <w:szCs w:val="24"/>
          <w:rtl w:val="0"/>
        </w:rPr>
        <w:t xml:space="preserve">ReadOnly </w:t>
      </w:r>
      <w:r w:rsidDel="00000000" w:rsidR="00000000" w:rsidRPr="00000000">
        <w:rPr>
          <w:rFonts w:ascii="Times New Roman" w:cs="Times New Roman" w:eastAsia="Times New Roman" w:hAnsi="Times New Roman"/>
          <w:sz w:val="24"/>
          <w:szCs w:val="24"/>
          <w:rtl w:val="0"/>
        </w:rPr>
        <w:t xml:space="preserve">(trong Designer hoăc sử dụng ngôn ngữ 1C:Enterprise), hoặc nếu nhóm chứa nó có đặt thuộc tính ReadOnly hoặc nếu mục tin được liên kết với nó có thuộc tính SavedData và biểu mẫu được đặt ở chế độ Read-only.</w:t>
      </w:r>
    </w:p>
    <w:p w:rsidR="00000000" w:rsidDel="00000000" w:rsidP="00000000" w:rsidRDefault="00000000" w:rsidRPr="00000000" w14:paraId="0000012B">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15000" cy="3055620"/>
            <wp:effectExtent b="0" l="0" r="0" t="0"/>
            <wp:docPr descr="Forms_Properties8" id="172" name="image3.png"/>
            <a:graphic>
              <a:graphicData uri="http://schemas.openxmlformats.org/drawingml/2006/picture">
                <pic:pic>
                  <pic:nvPicPr>
                    <pic:cNvPr descr="Forms_Properties8" id="0" name="image3.png"/>
                    <pic:cNvPicPr preferRelativeResize="0"/>
                  </pic:nvPicPr>
                  <pic:blipFill>
                    <a:blip r:embed="rId54"/>
                    <a:srcRect b="0" l="0" r="0" t="0"/>
                    <a:stretch>
                      <a:fillRect/>
                    </a:stretch>
                  </pic:blipFill>
                  <pic:spPr>
                    <a:xfrm>
                      <a:off x="0" y="0"/>
                      <a:ext cx="5715000" cy="305562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ví dụ trên, có thể chỉnh sửa phần tử Customer, nhưng phần tử Contract thì không, vì trong đó đã thiết lập thuộc tính ReadOnly. Do đó, khung trường có màu nhạt hơn và không có nút chọn, mà chỉ có nút mở.</w:t>
      </w:r>
    </w:p>
    <w:p w:rsidR="00000000" w:rsidDel="00000000" w:rsidP="00000000" w:rsidRDefault="00000000" w:rsidRPr="00000000" w14:paraId="0000012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hiển thị của các phần tử biểu mẫu được kiểm soát bởi hai thuộc tính:</w:t>
      </w:r>
      <w:sdt>
        <w:sdtPr>
          <w:id w:val="-1402632296"/>
          <w:tag w:val="goog_rdk_3"/>
        </w:sdtPr>
        <w:sdtContent>
          <w:commentRangeStart w:id="2"/>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Visibility </w:t>
      </w:r>
      <w:r w:rsidDel="00000000" w:rsidR="00000000" w:rsidRPr="00000000">
        <w:rPr>
          <w:rFonts w:ascii="Times New Roman" w:cs="Times New Roman" w:eastAsia="Times New Roman" w:hAnsi="Times New Roman"/>
          <w:sz w:val="24"/>
          <w:szCs w:val="24"/>
          <w:rtl w:val="0"/>
        </w:rPr>
        <w:t xml:space="preserve">và</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 visibility</w:t>
      </w:r>
      <w:r w:rsidDel="00000000" w:rsidR="00000000" w:rsidRPr="00000000">
        <w:rPr>
          <w:rFonts w:ascii="Times New Roman" w:cs="Times New Roman" w:eastAsia="Times New Roman" w:hAnsi="Times New Roman"/>
          <w:sz w:val="24"/>
          <w:szCs w:val="24"/>
          <w:rtl w:val="0"/>
        </w:rPr>
        <w:t xml:space="preserve">. Thuộc tính đầu tiên có thể được thay đổi cả trong bộ soạn biểu mẫu (trong Designer) và từ code. Thuộc tính User visibility chỉ được tùy chỉnh trong Designer và đặt chế độ hiển thị ban đầu của phần tử biểu mẫu được phân chia theo vai trò. Khả năng hiển thị kết quả của phần tử biểu mẫu được hình thành bởi toán tử “AND” của thuộc tính Visibility và User visibility cho người dùng cụ thể. </w:t>
      </w:r>
    </w:p>
    <w:p w:rsidR="00000000" w:rsidDel="00000000" w:rsidP="00000000" w:rsidRDefault="00000000" w:rsidRPr="00000000" w14:paraId="0000012E">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196840" cy="2057400"/>
            <wp:effectExtent b="0" l="0" r="0" t="0"/>
            <wp:docPr descr="Forms_Properties9" id="173" name="image16.png"/>
            <a:graphic>
              <a:graphicData uri="http://schemas.openxmlformats.org/drawingml/2006/picture">
                <pic:pic>
                  <pic:nvPicPr>
                    <pic:cNvPr descr="Forms_Properties9" id="0" name="image16.png"/>
                    <pic:cNvPicPr preferRelativeResize="0"/>
                  </pic:nvPicPr>
                  <pic:blipFill>
                    <a:blip r:embed="rId55"/>
                    <a:srcRect b="0" l="0" r="0" t="0"/>
                    <a:stretch>
                      <a:fillRect/>
                    </a:stretch>
                  </pic:blipFill>
                  <pic:spPr>
                    <a:xfrm>
                      <a:off x="0" y="0"/>
                      <a:ext cx="519684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hd w:fill="fffffe" w:val="clea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Ngoài ra, bằng cách thay đổi khả năng hiển thị của các phần tử biểu mẫu trong hộp thoại Customize form, người dùng có thể thực sự thay đổi thuộc tính User visibility của một phần tử biểu mẫu cụ thể.</w:t>
      </w:r>
      <w:r w:rsidDel="00000000" w:rsidR="00000000" w:rsidRPr="00000000">
        <w:rPr>
          <w:rtl w:val="0"/>
        </w:rPr>
      </w:r>
    </w:p>
    <w:p w:rsidR="00000000" w:rsidDel="00000000" w:rsidP="00000000" w:rsidRDefault="00000000" w:rsidRPr="00000000" w14:paraId="0000013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995" cy="4488180"/>
            <wp:effectExtent b="0" l="0" r="0" t="0"/>
            <wp:docPr descr="Forms_Properties11" id="174" name="image1.png"/>
            <a:graphic>
              <a:graphicData uri="http://schemas.openxmlformats.org/drawingml/2006/picture">
                <pic:pic>
                  <pic:nvPicPr>
                    <pic:cNvPr descr="Forms_Properties11" id="0" name="image1.png"/>
                    <pic:cNvPicPr preferRelativeResize="0"/>
                  </pic:nvPicPr>
                  <pic:blipFill>
                    <a:blip r:embed="rId56"/>
                    <a:srcRect b="0" l="0" r="0" t="0"/>
                    <a:stretch>
                      <a:fillRect/>
                    </a:stretch>
                  </pic:blipFill>
                  <pic:spPr>
                    <a:xfrm>
                      <a:off x="0" y="0"/>
                      <a:ext cx="6182995" cy="448818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2"/>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Liên kết các phần tử với mục tin biểu mẫu (Associating items with form attributes)</w:t>
      </w:r>
      <w:r w:rsidDel="00000000" w:rsidR="00000000" w:rsidRPr="00000000">
        <w:rPr>
          <w:rtl w:val="0"/>
        </w:rPr>
      </w:r>
    </w:p>
    <w:p w:rsidR="00000000" w:rsidDel="00000000" w:rsidP="00000000" w:rsidRDefault="00000000" w:rsidRPr="00000000" w14:paraId="0000013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xem xét một số chế độ liên kết các phần tử biểu mẫu đặc biệt:</w:t>
      </w:r>
    </w:p>
    <w:p w:rsidR="00000000" w:rsidDel="00000000" w:rsidP="00000000" w:rsidRDefault="00000000" w:rsidRPr="00000000" w14:paraId="00000133">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Liên kết với dữ liệu hiện tại của bảng</w:t>
      </w:r>
    </w:p>
    <w:p w:rsidR="00000000" w:rsidDel="00000000" w:rsidP="00000000" w:rsidRDefault="00000000" w:rsidRPr="00000000" w14:paraId="0000013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có thể được liên kết với mục tin đại diện cho một cột của bảng trên biểu mẫu. Trong trường hợp này, phần tử này hiển thị các trường dữ liệu của dòng bảng hiện tại. Kết nối như vậy được phép đối với các trường và bảng. Không bắt buộc phải hiển thị cột tương ứng trong bảng. Phần tử được liên kết với dữ liệu hiện tại có thể ở chế độ Read only hoặc chế độ soạn.</w:t>
      </w:r>
    </w:p>
    <w:p w:rsidR="00000000" w:rsidDel="00000000" w:rsidP="00000000" w:rsidRDefault="00000000" w:rsidRPr="00000000" w14:paraId="0000013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bạn cần đặt một trường trên biểu mẫu, trong đó hiển thị đơn giá cho dòng sản phẩm hiện tại. Để thực hiện việc này, hãy thêm một trường vào vị trí mong muốn trong phân nhánh các phần tử biểu mẫu (dạng trường nhập có thể là Label field hoặc Input field), trong đó hãy chọn (trong hộp thoại Attribute selection) Elements.Products.CurrentData.Price như một đường dẫn dữ liệu. Trong đó Elements là thuộc tính của biểu mẫu chứa tất cả các phần tử biểu mẫu, Products là bảng biểu mẫu với dữ liệu của phần bảng của chứng từ, CurrentData là đường dẫn đến dòng hiện tại của bảng và Price là mục tin của bảng.</w:t>
      </w:r>
    </w:p>
    <w:p w:rsidR="00000000" w:rsidDel="00000000" w:rsidP="00000000" w:rsidRDefault="00000000" w:rsidRPr="00000000" w14:paraId="0000013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725" cy="3616325"/>
            <wp:effectExtent b="0" l="0" r="0" t="0"/>
            <wp:docPr descr="Forms_Items_CurrentData" id="175" name="image5.png"/>
            <a:graphic>
              <a:graphicData uri="http://schemas.openxmlformats.org/drawingml/2006/picture">
                <pic:pic>
                  <pic:nvPicPr>
                    <pic:cNvPr descr="Forms_Items_CurrentData" id="0" name="image5.png"/>
                    <pic:cNvPicPr preferRelativeResize="0"/>
                  </pic:nvPicPr>
                  <pic:blipFill>
                    <a:blip r:embed="rId57"/>
                    <a:srcRect b="0" l="0" r="0" t="0"/>
                    <a:stretch>
                      <a:fillRect/>
                    </a:stretch>
                  </pic:blipFill>
                  <pic:spPr>
                    <a:xfrm>
                      <a:off x="0" y="0"/>
                      <a:ext cx="6181725" cy="36163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697095" cy="2573655"/>
            <wp:effectExtent b="0" l="0" r="0" t="0"/>
            <wp:docPr descr="Forms_Items_CurrentData2" id="176" name="image14.png"/>
            <a:graphic>
              <a:graphicData uri="http://schemas.openxmlformats.org/drawingml/2006/picture">
                <pic:pic>
                  <pic:nvPicPr>
                    <pic:cNvPr descr="Forms_Items_CurrentData2" id="0" name="image14.png"/>
                    <pic:cNvPicPr preferRelativeResize="0"/>
                  </pic:nvPicPr>
                  <pic:blipFill>
                    <a:blip r:embed="rId58"/>
                    <a:srcRect b="0" l="0" r="0" t="0"/>
                    <a:stretch>
                      <a:fillRect/>
                    </a:stretch>
                  </pic:blipFill>
                  <pic:spPr>
                    <a:xfrm>
                      <a:off x="0" y="0"/>
                      <a:ext cx="4697095" cy="257365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hd w:fill="fffffe" w:val="clear"/>
        <w:spacing w:after="120" w:before="120" w:lineRule="auto"/>
        <w:jc w:val="both"/>
        <w:rPr>
          <w:rFonts w:ascii="Calibri" w:cs="Calibri" w:eastAsia="Calibri" w:hAnsi="Calibri"/>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Kết nối với các mục tin thông qua tham chiếu (Connection to attributes through reference)</w:t>
      </w:r>
      <w:r w:rsidDel="00000000" w:rsidR="00000000" w:rsidRPr="00000000">
        <w:rPr>
          <w:rtl w:val="0"/>
        </w:rPr>
      </w:r>
    </w:p>
    <w:p w:rsidR="00000000" w:rsidDel="00000000" w:rsidP="00000000" w:rsidRDefault="00000000" w:rsidRPr="00000000" w14:paraId="0000013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các mục tin với kiểu tham chiếu trong dữ liệu biểu mẫu (ví dụ: CatalogRef), thì phần tử biểu mẫu có thể được liên kết với mục tin mà tham chiếu này nhận được. Dữ liệu cho các phần tử sẽ được nhận tự động và cập nhật khi tham chiếu thay đổi. Liên kết với các mục tin qua tham chiếu có thể có độ sâu bất kỳ. Các phần tử được liên kết với các mục tin này luôn ở chế độ View only.</w:t>
      </w:r>
    </w:p>
    <w:p w:rsidR="00000000" w:rsidDel="00000000" w:rsidP="00000000" w:rsidRDefault="00000000" w:rsidRPr="00000000" w14:paraId="0000013A">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Đối với các mục tin kiểu phức hợp (nhiều kiểu, bao gồm các kiểu như CatalogRef, DocumentRef, và v.v.), không thể nhận mục tin thông qua tham chiếu.</w:t>
      </w:r>
    </w:p>
    <w:p w:rsidR="00000000" w:rsidDel="00000000" w:rsidP="00000000" w:rsidRDefault="00000000" w:rsidRPr="00000000" w14:paraId="0000013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chúng ta cần đặt trên một trường trên biểu mẫu hiển thị trọng lượng của sản phẩm trong dòng bảng hiện tại. Để thực hiện việc này, hãy thêm một trường vào bảng của biểu mẫu. Đối với trường, hãy chọn Object.Products.Product.Weight. Trong đó, Object là mục tin biểu mẫu có  Document type thuộc chứng từ cụ thể, Products là phần bảng của chứng từ, Product là mục tin của bảng (CatalogRef.Products type), và Weight là mục tin của danh mục Products.</w:t>
      </w:r>
    </w:p>
    <w:p w:rsidR="00000000" w:rsidDel="00000000" w:rsidP="00000000" w:rsidRDefault="00000000" w:rsidRPr="00000000" w14:paraId="0000013C">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280025" cy="3143250"/>
            <wp:effectExtent b="0" l="0" r="0" t="0"/>
            <wp:docPr descr="Forms_Items_ReferenceData1" id="199" name="image31.png"/>
            <a:graphic>
              <a:graphicData uri="http://schemas.openxmlformats.org/drawingml/2006/picture">
                <pic:pic>
                  <pic:nvPicPr>
                    <pic:cNvPr descr="Forms_Items_ReferenceData1" id="0" name="image31.png"/>
                    <pic:cNvPicPr preferRelativeResize="0"/>
                  </pic:nvPicPr>
                  <pic:blipFill>
                    <a:blip r:embed="rId59"/>
                    <a:srcRect b="0" l="0" r="0" t="0"/>
                    <a:stretch>
                      <a:fillRect/>
                    </a:stretch>
                  </pic:blipFill>
                  <pic:spPr>
                    <a:xfrm>
                      <a:off x="0" y="0"/>
                      <a:ext cx="52800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nối với tổng số tập hợp (Connection with collections totals)</w:t>
      </w:r>
    </w:p>
    <w:p w:rsidR="00000000" w:rsidDel="00000000" w:rsidP="00000000" w:rsidRDefault="00000000" w:rsidRPr="00000000" w14:paraId="0000013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có thể được liên kết với các mục tin, là giá trị tổng số của nhiều tập hợp: bảng, tập hợp bản ghi, danh sách giá trị (chỉ số lượng dòng trong tập hợp). Các mục tin như vậy có thể là:</w:t>
      </w:r>
    </w:p>
    <w:p w:rsidR="00000000" w:rsidDel="00000000" w:rsidP="00000000" w:rsidRDefault="00000000" w:rsidRPr="00000000" w14:paraId="0000013F">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các trường có số</w:t>
      </w:r>
    </w:p>
    <w:p w:rsidR="00000000" w:rsidDel="00000000" w:rsidP="00000000" w:rsidRDefault="00000000" w:rsidRPr="00000000" w14:paraId="00000140">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dòng trong mỗi tập hợp</w:t>
      </w:r>
    </w:p>
    <w:p w:rsidR="00000000" w:rsidDel="00000000" w:rsidP="00000000" w:rsidRDefault="00000000" w:rsidRPr="00000000" w14:paraId="00000141">
      <w:pPr>
        <w:numPr>
          <w:ilvl w:val="0"/>
          <w:numId w:val="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phần tử được liên kết với những mục tin đó luôn ở chế độ View only.</w:t>
      </w:r>
    </w:p>
    <w:p w:rsidR="00000000" w:rsidDel="00000000" w:rsidP="00000000" w:rsidRDefault="00000000" w:rsidRPr="00000000" w14:paraId="0000014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thêm vào biểu mẫu trường hiển thị tổng số tiền cho phần bảng Products. Để thực hiện việc này, hãy chỉ định Object.Products.TotalAmount làm dữ liệu trường biểu mẫu, trong đó Object là mục tin chính của biểu mẫu, Products là phần bảng chứng từ, và TotalAmount là mục tin đặc biệt (đó là tổng của cột Amount trong bảng). Có thể thiết lập kết nối không chỉ cho chính phần tử.</w:t>
      </w:r>
    </w:p>
    <w:p w:rsidR="00000000" w:rsidDel="00000000" w:rsidP="00000000" w:rsidRDefault="00000000" w:rsidRPr="00000000" w14:paraId="0000014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057900" cy="4267200"/>
            <wp:effectExtent b="0" l="0" r="0" t="0"/>
            <wp:docPr descr="Forms_Items_Total1" id="200" name="image25.png"/>
            <a:graphic>
              <a:graphicData uri="http://schemas.openxmlformats.org/drawingml/2006/picture">
                <pic:pic>
                  <pic:nvPicPr>
                    <pic:cNvPr descr="Forms_Items_Total1" id="0" name="image25.png"/>
                    <pic:cNvPicPr preferRelativeResize="0"/>
                  </pic:nvPicPr>
                  <pic:blipFill>
                    <a:blip r:embed="rId60"/>
                    <a:srcRect b="0" l="0" r="0" t="0"/>
                    <a:stretch>
                      <a:fillRect/>
                    </a:stretch>
                  </pic:blipFill>
                  <pic:spPr>
                    <a:xfrm>
                      <a:off x="0" y="0"/>
                      <a:ext cx="60579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hd w:fill="fffffe" w:val="clea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Bạn cũng có thể đặt liên kết để hiển thị dữ liệu ở phần đáy và phần đầu tab (các nhóm thuộc kiểu Page). Để hiển thị tổng số ở phần dưới cột, cần bật hiển thị phần dưới cho bảng bằng cách bật thuộc tính Footer và sau đó điền thuộc tính FooterDataPath của cột. Để hiển thị số dòng của bảng trong tiêu đề tab, cần điền thuộc tính TitleDataPath của nhóm với kiểu Page.</w:t>
      </w:r>
      <w:r w:rsidDel="00000000" w:rsidR="00000000" w:rsidRPr="00000000">
        <w:rPr>
          <w:rtl w:val="0"/>
        </w:rPr>
      </w:r>
    </w:p>
    <w:p w:rsidR="00000000" w:rsidDel="00000000" w:rsidP="00000000" w:rsidRDefault="00000000" w:rsidRPr="00000000" w14:paraId="00000145">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81700" cy="2697480"/>
            <wp:effectExtent b="0" l="0" r="0" t="0"/>
            <wp:docPr descr="Forms_Items_Total2" id="201" name="image29.png"/>
            <a:graphic>
              <a:graphicData uri="http://schemas.openxmlformats.org/drawingml/2006/picture">
                <pic:pic>
                  <pic:nvPicPr>
                    <pic:cNvPr descr="Forms_Items_Total2" id="0" name="image29.png"/>
                    <pic:cNvPicPr preferRelativeResize="0"/>
                  </pic:nvPicPr>
                  <pic:blipFill>
                    <a:blip r:embed="rId61"/>
                    <a:srcRect b="0" l="0" r="0" t="0"/>
                    <a:stretch>
                      <a:fillRect/>
                    </a:stretch>
                  </pic:blipFill>
                  <pic:spPr>
                    <a:xfrm>
                      <a:off x="0" y="0"/>
                      <a:ext cx="5981700"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74080" cy="2804160"/>
            <wp:effectExtent b="0" l="0" r="0" t="0"/>
            <wp:docPr descr="Forms_Items_Total3" id="202" name="image26.png"/>
            <a:graphic>
              <a:graphicData uri="http://schemas.openxmlformats.org/drawingml/2006/picture">
                <pic:pic>
                  <pic:nvPicPr>
                    <pic:cNvPr descr="Forms_Items_Total3" id="0" name="image26.png"/>
                    <pic:cNvPicPr preferRelativeResize="0"/>
                  </pic:nvPicPr>
                  <pic:blipFill>
                    <a:blip r:embed="rId62"/>
                    <a:srcRect b="0" l="0" r="0" t="0"/>
                    <a:stretch>
                      <a:fillRect/>
                    </a:stretch>
                  </pic:blipFill>
                  <pic:spPr>
                    <a:xfrm>
                      <a:off x="0" y="0"/>
                      <a:ext cx="597408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2995" cy="2913380"/>
            <wp:effectExtent b="0" l="0" r="0" t="0"/>
            <wp:docPr descr="Forms_Items_Total4" id="203" name="image46.png"/>
            <a:graphic>
              <a:graphicData uri="http://schemas.openxmlformats.org/drawingml/2006/picture">
                <pic:pic>
                  <pic:nvPicPr>
                    <pic:cNvPr descr="Forms_Items_Total4" id="0" name="image46.png"/>
                    <pic:cNvPicPr preferRelativeResize="0"/>
                  </pic:nvPicPr>
                  <pic:blipFill>
                    <a:blip r:embed="rId63"/>
                    <a:srcRect b="0" l="0" r="0" t="0"/>
                    <a:stretch>
                      <a:fillRect/>
                    </a:stretch>
                  </pic:blipFill>
                  <pic:spPr>
                    <a:xfrm>
                      <a:off x="0" y="0"/>
                      <a:ext cx="6182995" cy="291338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ffffe" w:val="clear"/>
        <w:spacing w:after="120" w:before="120"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49">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Tham số lựa chọn (Choice parameters)</w:t>
      </w:r>
    </w:p>
    <w:p w:rsidR="00000000" w:rsidDel="00000000" w:rsidP="00000000" w:rsidRDefault="00000000" w:rsidRPr="00000000" w14:paraId="0000014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này cho phép đặt các giá trị tham số mà sẽ được sử dụng khi chọn giá trị mục tin. Việc lựa chọn các tham số sẽ được thực hiện khi mở biểu mẫu chọn, khi hiển thị danh sách chọn nhanh và khi nhập theo dòng. Ví dụ: việc lựa chọn phải bị giới hạn bởi các sản phẩm có mục tin Type bằng giá trị Enumeration.ProductTypes.Product. </w:t>
      </w:r>
    </w:p>
    <w:p w:rsidR="00000000" w:rsidDel="00000000" w:rsidP="00000000" w:rsidRDefault="00000000" w:rsidRPr="00000000" w14:paraId="0000014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giá trị được chỉ định trong thuộc tính này sẽ được chuyển sang biểu mẫu đang mở thông qua cấu trúc Parameters. Giá trị cột Name sẽ tương ứng với khóa thành phần cấu trúc và cột Value - tương ứng với giá trị phần tử cấu trúc. Nếu cột Name chứa giá trị “Filter.Type”, thì sẽ tạo ra tham số biểu mẫu Filter (Structure type). Phần tử khóa “Type” và giá trị “Product” sẽ được tạo trong cấu trúc này.</w:t>
      </w:r>
    </w:p>
    <w:p w:rsidR="00000000" w:rsidDel="00000000" w:rsidP="00000000" w:rsidRDefault="00000000" w:rsidRPr="00000000" w14:paraId="0000014C">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844540" cy="3444240"/>
            <wp:effectExtent b="0" l="0" r="0" t="0"/>
            <wp:docPr descr="Forms_ChoiceParameters6" id="204" name="image34.png"/>
            <a:graphic>
              <a:graphicData uri="http://schemas.openxmlformats.org/drawingml/2006/picture">
                <pic:pic>
                  <pic:nvPicPr>
                    <pic:cNvPr descr="Forms_ChoiceParameters6" id="0" name="image34.png"/>
                    <pic:cNvPicPr preferRelativeResize="0"/>
                  </pic:nvPicPr>
                  <pic:blipFill>
                    <a:blip r:embed="rId64"/>
                    <a:srcRect b="0" l="0" r="0" t="0"/>
                    <a:stretch>
                      <a:fillRect/>
                    </a:stretch>
                  </pic:blipFill>
                  <pic:spPr>
                    <a:xfrm>
                      <a:off x="0" y="0"/>
                      <a:ext cx="5844540" cy="344424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725" cy="2021205"/>
            <wp:effectExtent b="0" l="0" r="0" t="0"/>
            <wp:docPr descr="Forms_ChoiceParameters7" id="205" name="image42.png"/>
            <a:graphic>
              <a:graphicData uri="http://schemas.openxmlformats.org/drawingml/2006/picture">
                <pic:pic>
                  <pic:nvPicPr>
                    <pic:cNvPr descr="Forms_ChoiceParameters7" id="0" name="image42.png"/>
                    <pic:cNvPicPr preferRelativeResize="0"/>
                  </pic:nvPicPr>
                  <pic:blipFill>
                    <a:blip r:embed="rId65"/>
                    <a:srcRect b="0" l="0" r="0" t="0"/>
                    <a:stretch>
                      <a:fillRect/>
                    </a:stretch>
                  </pic:blipFill>
                  <pic:spPr>
                    <a:xfrm>
                      <a:off x="0" y="0"/>
                      <a:ext cx="6181725" cy="202120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chỉ định danh sách giá trị cho bộ lọc cụ thể. Để thực hiện việc này, hãy chọn kiểu Fixed array khi chỉnh sửa cột Value.</w:t>
      </w:r>
    </w:p>
    <w:p w:rsidR="00000000" w:rsidDel="00000000" w:rsidP="00000000" w:rsidRDefault="00000000" w:rsidRPr="00000000" w14:paraId="0000015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(Form)</w:t>
      </w:r>
    </w:p>
    <w:p w:rsidR="00000000" w:rsidDel="00000000" w:rsidP="00000000" w:rsidRDefault="00000000" w:rsidRPr="00000000" w14:paraId="0000015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các thuộc tính trực quan của biểu mẫu. Phần tử kiểu này luôn tồn tại ở dạng số ít và nằm ở gốc phân nhánh phần tử. Các thuộc tính biểu mẫu cũng mô tả các hàm sự kiện biểu mẫu.</w:t>
      </w:r>
    </w:p>
    <w:p w:rsidR="00000000" w:rsidDel="00000000" w:rsidP="00000000" w:rsidRDefault="00000000" w:rsidRPr="00000000" w14:paraId="0000015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mở biểu mẫu, có thể ngắt quá trình này ở một số chỗ:</w:t>
      </w:r>
    </w:p>
    <w:p w:rsidR="00000000" w:rsidDel="00000000" w:rsidP="00000000" w:rsidRDefault="00000000" w:rsidRPr="00000000" w14:paraId="00000153">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sự kiện OnCreateAtServer. Việc thay đổi tham số dịch vụ Cancel thành True trong hàm sự kiện này sẽ dẫn đến biểu mẫu không được tạo ra.</w:t>
      </w:r>
    </w:p>
    <w:p w:rsidR="00000000" w:rsidDel="00000000" w:rsidP="00000000" w:rsidRDefault="00000000" w:rsidRPr="00000000" w14:paraId="00000154">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sự kiện OnOpen. Việc thay đổi tham số dịch vụ Cancel thành True trong hàm sự kiện này sẽ dẫn đến biểu mẫu không được mở ra.</w:t>
      </w:r>
    </w:p>
    <w:p w:rsidR="00000000" w:rsidDel="00000000" w:rsidP="00000000" w:rsidRDefault="00000000" w:rsidRPr="00000000" w14:paraId="0000015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kiểm soát chế độ mở biểu mẫu, hãy sử dụng thuộc tính đặc biệt - WindowOpeningMode. </w:t>
      </w:r>
    </w:p>
    <w:p w:rsidR="00000000" w:rsidDel="00000000" w:rsidP="00000000" w:rsidRDefault="00000000" w:rsidRPr="00000000" w14:paraId="00000156">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901440" cy="2476500"/>
            <wp:effectExtent b="0" l="0" r="0" t="0"/>
            <wp:docPr descr="Forms_Form1" id="206" name="image37.png"/>
            <a:graphic>
              <a:graphicData uri="http://schemas.openxmlformats.org/drawingml/2006/picture">
                <pic:pic>
                  <pic:nvPicPr>
                    <pic:cNvPr descr="Forms_Form1" id="0" name="image37.png"/>
                    <pic:cNvPicPr preferRelativeResize="0"/>
                  </pic:nvPicPr>
                  <pic:blipFill>
                    <a:blip r:embed="rId66"/>
                    <a:srcRect b="0" l="0" r="0" t="0"/>
                    <a:stretch>
                      <a:fillRect/>
                    </a:stretch>
                  </pic:blipFill>
                  <pic:spPr>
                    <a:xfrm>
                      <a:off x="0" y="0"/>
                      <a:ext cx="390144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này mô tả cách mở cửa sổ:</w:t>
      </w:r>
    </w:p>
    <w:p w:rsidR="00000000" w:rsidDel="00000000" w:rsidP="00000000" w:rsidRDefault="00000000" w:rsidRPr="00000000" w14:paraId="00000158">
      <w:pPr>
        <w:numPr>
          <w:ilvl w:val="0"/>
          <w:numId w:val="3"/>
        </w:numPr>
        <w:shd w:fill="fffffe" w:val="clea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lập. Một biểu mẫu sẽ được mở ra trong vùng làm việc của cửa sổ ứng dụng chính.</w:t>
      </w:r>
    </w:p>
    <w:p w:rsidR="00000000" w:rsidDel="00000000" w:rsidP="00000000" w:rsidRDefault="00000000" w:rsidRPr="00000000" w14:paraId="00000159">
      <w:pPr>
        <w:numPr>
          <w:ilvl w:val="0"/>
          <w:numId w:val="3"/>
        </w:numPr>
        <w:shd w:fill="fffffe" w:val="clea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cửa sổ lớp trên. Biểu mẫu được mở ra trong cửa sổ non-modal khi hoạt động với biểu mẫu để mở biểu mẫu hiện tại được bắt đầu bị chặn. Chế độ này dành cho các biểu mẫu nhập ít thông tin và không cần nhiều thời gian để làm việc. Ví dụ, để nhập các phần tử của danh mục có chứa một số mục tin. Chế độ này nhìn bên ngoài tương tự như cách mở một biểu mẫu; tuy nhiên, khi mở từ ngôn ngữ 1C:Enterprise, giao dịch của mô-đun không dừng lại trong suốt thời gian mở biểu mẫu. Trong trường hợp này, tất cả các thao tác khác với một biểu mẫu được thực hiện như với các biểu mẫu non-modal khác. Biểu mẫu này cũng mở ra trong một cửa sổ phụ trợ. Chế độ này được đặt theo mặc định cho các biểu mẫu sau:</w:t>
      </w:r>
    </w:p>
    <w:p w:rsidR="00000000" w:rsidDel="00000000" w:rsidP="00000000" w:rsidRDefault="00000000" w:rsidRPr="00000000" w14:paraId="0000015A">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và nhóm thư mục</w:t>
      </w:r>
    </w:p>
    <w:p w:rsidR="00000000" w:rsidDel="00000000" w:rsidP="00000000" w:rsidRDefault="00000000" w:rsidRPr="00000000" w14:paraId="0000015B">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sơ đồ trao đổi</w:t>
      </w:r>
    </w:p>
    <w:p w:rsidR="00000000" w:rsidDel="00000000" w:rsidP="00000000" w:rsidRDefault="00000000" w:rsidRPr="00000000" w14:paraId="0000015C">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và nhóm sơ đồ dạng đặc tính</w:t>
      </w:r>
    </w:p>
    <w:p w:rsidR="00000000" w:rsidDel="00000000" w:rsidP="00000000" w:rsidRDefault="00000000" w:rsidRPr="00000000" w14:paraId="0000015D">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w:t>
      </w:r>
    </w:p>
    <w:p w:rsidR="00000000" w:rsidDel="00000000" w:rsidP="00000000" w:rsidRDefault="00000000" w:rsidRPr="00000000" w14:paraId="0000015E">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tính toán</w:t>
      </w:r>
    </w:p>
    <w:p w:rsidR="00000000" w:rsidDel="00000000" w:rsidP="00000000" w:rsidRDefault="00000000" w:rsidRPr="00000000" w14:paraId="0000015F">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w:t>
      </w:r>
    </w:p>
    <w:p w:rsidR="00000000" w:rsidDel="00000000" w:rsidP="00000000" w:rsidRDefault="00000000" w:rsidRPr="00000000" w14:paraId="00000160">
      <w:pPr>
        <w:numPr>
          <w:ilvl w:val="0"/>
          <w:numId w:val="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của biểu ghi thông tin độc lập</w:t>
      </w:r>
    </w:p>
    <w:p w:rsidR="00000000" w:rsidDel="00000000" w:rsidP="00000000" w:rsidRDefault="00000000" w:rsidRPr="00000000" w14:paraId="00000161">
      <w:pPr>
        <w:numPr>
          <w:ilvl w:val="0"/>
          <w:numId w:val="3"/>
        </w:numPr>
        <w:shd w:fill="fffffe" w:val="clear"/>
        <w:spacing w:after="120" w:before="120" w:lineRule="auto"/>
        <w:ind w:left="425" w:hanging="425"/>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Khóa toàn bộ giao diện. Tương tự như biểu mẫu mở ở chế độ “Lock parent window”, nhưng cả biểu mẫu cấp trên và toàn bộ giao diện ứng dụng đều bị khóa. Chế độ mở này không được sử dụng làm tùy chỉnh mặc định.</w:t>
      </w:r>
      <w:r w:rsidDel="00000000" w:rsidR="00000000" w:rsidRPr="00000000">
        <w:rPr>
          <w:rtl w:val="0"/>
        </w:rPr>
      </w:r>
    </w:p>
    <w:p w:rsidR="00000000" w:rsidDel="00000000" w:rsidP="00000000" w:rsidRDefault="00000000" w:rsidRPr="00000000" w14:paraId="0000016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biểu mẫu được mở ở chế độ chặn, sử dụng thuật toán sau để xác định cửa sổ chặn:</w:t>
      </w:r>
    </w:p>
    <w:p w:rsidR="00000000" w:rsidDel="00000000" w:rsidP="00000000" w:rsidRDefault="00000000" w:rsidRPr="00000000" w14:paraId="00000163">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biểu mẫu được đặt với thuộc tính FormOwner và biểu mẫu này không bị đóng, thì cửa sổ của biểu mẫu này sẽ bị chặn.</w:t>
      </w:r>
    </w:p>
    <w:p w:rsidR="00000000" w:rsidDel="00000000" w:rsidP="00000000" w:rsidRDefault="00000000" w:rsidRPr="00000000" w14:paraId="00000164">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phần tử biểu mẫu được đặt với thuộc tính FormOwner và biểu mẫu này không bị đóng, cửa sổ biểu mẫu chứa phần tử này sẽ bị chặn.</w:t>
      </w:r>
    </w:p>
    <w:p w:rsidR="00000000" w:rsidDel="00000000" w:rsidP="00000000" w:rsidRDefault="00000000" w:rsidRPr="00000000" w14:paraId="00000165">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Trong các trường hợp khác, nếu thuộc tính FormOwner được đặt thành Undefined hoặc biểu mẫu chủ sở hữu bị đóng thì cửa sổ là cửa sổ hiện tại của ứng dụng Client tại thời điểm mở biểu mẫu sẽ bị khóa.</w:t>
      </w:r>
      <w:r w:rsidDel="00000000" w:rsidR="00000000" w:rsidRPr="00000000">
        <w:rPr>
          <w:rtl w:val="0"/>
        </w:rPr>
      </w:r>
    </w:p>
    <w:p w:rsidR="00000000" w:rsidDel="00000000" w:rsidP="00000000" w:rsidRDefault="00000000" w:rsidRPr="00000000" w14:paraId="0000016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chế độ mở Window không ảnh hưởng đến việc mở biểu mẫu từ biểu mẫu chặn giao diện. Trong trường hợp này, tham số WindowOpeningMode của phương thức OpenForm() sẽ bị bỏ qua. Biểu mẫu sẽ mở trong một cửa sổ riêng, ở chế độ không chặn.</w:t>
      </w:r>
    </w:p>
    <w:p w:rsidR="00000000" w:rsidDel="00000000" w:rsidP="00000000" w:rsidRDefault="00000000" w:rsidRPr="00000000" w14:paraId="0000016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biểu mẫu, bạn có thể hiển thị </w:t>
      </w:r>
      <w:r w:rsidDel="00000000" w:rsidR="00000000" w:rsidRPr="00000000">
        <w:rPr>
          <w:rFonts w:ascii="Times New Roman" w:cs="Times New Roman" w:eastAsia="Times New Roman" w:hAnsi="Times New Roman"/>
          <w:b w:val="1"/>
          <w:bCs w:val="1"/>
          <w:sz w:val="24"/>
          <w:szCs w:val="24"/>
          <w:rtl w:val="0"/>
        </w:rPr>
        <w:t xml:space="preserve">thanh lệnh (command bar) </w:t>
      </w:r>
      <w:r w:rsidDel="00000000" w:rsidR="00000000" w:rsidRPr="00000000">
        <w:rPr>
          <w:rFonts w:ascii="Times New Roman" w:cs="Times New Roman" w:eastAsia="Times New Roman" w:hAnsi="Times New Roman"/>
          <w:sz w:val="24"/>
          <w:szCs w:val="24"/>
          <w:rtl w:val="0"/>
        </w:rPr>
        <w:t xml:space="preserve">(có thể kiểm soát vị trí của thanh lệnh trên biểu mẫu bằng thuộc tính “Command bar location”).</w:t>
      </w:r>
    </w:p>
    <w:p w:rsidR="00000000" w:rsidDel="00000000" w:rsidP="00000000" w:rsidRDefault="00000000" w:rsidRPr="00000000" w14:paraId="00000168">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43600" cy="2872740"/>
            <wp:effectExtent b="0" l="0" r="0" t="0"/>
            <wp:docPr descr="Forms_Form2" id="207" name="image55.png"/>
            <a:graphic>
              <a:graphicData uri="http://schemas.openxmlformats.org/drawingml/2006/picture">
                <pic:pic>
                  <pic:nvPicPr>
                    <pic:cNvPr descr="Forms_Form2" id="0" name="image55.png"/>
                    <pic:cNvPicPr preferRelativeResize="0"/>
                  </pic:nvPicPr>
                  <pic:blipFill>
                    <a:blip r:embed="rId67"/>
                    <a:srcRect b="0" l="0" r="0" t="0"/>
                    <a:stretch>
                      <a:fillRect/>
                    </a:stretch>
                  </pic:blipFill>
                  <pic:spPr>
                    <a:xfrm>
                      <a:off x="0" y="0"/>
                      <a:ext cx="594360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13120" cy="2217420"/>
            <wp:effectExtent b="0" l="0" r="0" t="0"/>
            <wp:docPr descr="Forms_Form3" id="208" name="image40.png"/>
            <a:graphic>
              <a:graphicData uri="http://schemas.openxmlformats.org/drawingml/2006/picture">
                <pic:pic>
                  <pic:nvPicPr>
                    <pic:cNvPr descr="Forms_Form3" id="0" name="image40.png"/>
                    <pic:cNvPicPr preferRelativeResize="0"/>
                  </pic:nvPicPr>
                  <pic:blipFill>
                    <a:blip r:embed="rId68"/>
                    <a:srcRect b="0" l="0" r="0" t="0"/>
                    <a:stretch>
                      <a:fillRect/>
                    </a:stretch>
                  </pic:blipFill>
                  <pic:spPr>
                    <a:xfrm>
                      <a:off x="0" y="0"/>
                      <a:ext cx="591312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tùy chỉnh tập hợp lệnh chuẩn của biểu mẫu thông qua thuộc tính biểu mẫu “Command set”.</w:t>
      </w:r>
    </w:p>
    <w:p w:rsidR="00000000" w:rsidDel="00000000" w:rsidP="00000000" w:rsidRDefault="00000000" w:rsidRPr="00000000" w14:paraId="0000016B">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drawing>
          <wp:inline distB="0" distT="0" distL="0" distR="0">
            <wp:extent cx="5128260" cy="2453640"/>
            <wp:effectExtent b="0" l="0" r="0" t="0"/>
            <wp:docPr descr="Forms_Form5" id="198" name="image35.png"/>
            <a:graphic>
              <a:graphicData uri="http://schemas.openxmlformats.org/drawingml/2006/picture">
                <pic:pic>
                  <pic:nvPicPr>
                    <pic:cNvPr descr="Forms_Form5" id="0" name="image35.png"/>
                    <pic:cNvPicPr preferRelativeResize="0"/>
                  </pic:nvPicPr>
                  <pic:blipFill>
                    <a:blip r:embed="rId69"/>
                    <a:srcRect b="0" l="0" r="0" t="0"/>
                    <a:stretch>
                      <a:fillRect/>
                    </a:stretch>
                  </pic:blipFill>
                  <pic:spPr>
                    <a:xfrm>
                      <a:off x="0" y="0"/>
                      <a:ext cx="5128260"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thuộc tính </w:t>
      </w:r>
      <w:r w:rsidDel="00000000" w:rsidR="00000000" w:rsidRPr="00000000">
        <w:rPr>
          <w:rFonts w:ascii="Times New Roman" w:cs="Times New Roman" w:eastAsia="Times New Roman" w:hAnsi="Times New Roman"/>
          <w:b w:val="1"/>
          <w:bCs w:val="1"/>
          <w:sz w:val="24"/>
          <w:szCs w:val="24"/>
          <w:rtl w:val="0"/>
        </w:rPr>
        <w:t xml:space="preserve">Enable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form change</w:t>
      </w:r>
      <w:r w:rsidDel="00000000" w:rsidR="00000000" w:rsidRPr="00000000">
        <w:rPr>
          <w:rFonts w:ascii="Times New Roman" w:cs="Times New Roman" w:eastAsia="Times New Roman" w:hAnsi="Times New Roman"/>
          <w:sz w:val="24"/>
          <w:szCs w:val="24"/>
          <w:rtl w:val="0"/>
        </w:rPr>
        <w:t xml:space="preserve"> bị tắt, người sử dụng không thể thay đổi tập hợp và vị trí tương đối của các phần tử biểu mẫu </w:t>
      </w:r>
      <w:r w:rsidDel="00000000" w:rsidR="00000000" w:rsidRPr="00000000">
        <w:rPr>
          <w:rFonts w:ascii="Times New Roman" w:cs="Times New Roman" w:eastAsia="Times New Roman" w:hAnsi="Times New Roman"/>
          <w:sz w:val="24"/>
          <w:szCs w:val="24"/>
          <w:u w:val="single"/>
          <w:rtl w:val="0"/>
        </w:rPr>
        <w:t xml:space="preserve">trong chế độ 1C:Enterprise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545080" cy="1333500"/>
            <wp:effectExtent b="0" l="0" r="0" t="0"/>
            <wp:docPr descr="Forms_Form4" id="189" name="image32.png"/>
            <a:graphic>
              <a:graphicData uri="http://schemas.openxmlformats.org/drawingml/2006/picture">
                <pic:pic>
                  <pic:nvPicPr>
                    <pic:cNvPr descr="Forms_Form4" id="0" name="image32.png"/>
                    <pic:cNvPicPr preferRelativeResize="0"/>
                  </pic:nvPicPr>
                  <pic:blipFill>
                    <a:blip r:embed="rId70"/>
                    <a:srcRect b="0" l="0" r="0" t="0"/>
                    <a:stretch>
                      <a:fillRect/>
                    </a:stretch>
                  </pic:blipFill>
                  <pic:spPr>
                    <a:xfrm>
                      <a:off x="0" y="0"/>
                      <a:ext cx="254508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đặt chế độ View only, biểu mẫu có thuộc tính </w:t>
      </w:r>
      <w:r w:rsidDel="00000000" w:rsidR="00000000" w:rsidRPr="00000000">
        <w:rPr>
          <w:rFonts w:ascii="Times New Roman" w:cs="Times New Roman" w:eastAsia="Times New Roman" w:hAnsi="Times New Roman"/>
          <w:b w:val="1"/>
          <w:bCs w:val="1"/>
          <w:sz w:val="24"/>
          <w:szCs w:val="24"/>
          <w:rtl w:val="0"/>
        </w:rPr>
        <w:t xml:space="preserve">ReadOnly </w:t>
      </w:r>
      <w:r w:rsidDel="00000000" w:rsidR="00000000" w:rsidRPr="00000000">
        <w:rPr>
          <w:rFonts w:ascii="Times New Roman" w:cs="Times New Roman" w:eastAsia="Times New Roman" w:hAnsi="Times New Roman"/>
          <w:sz w:val="24"/>
          <w:szCs w:val="24"/>
          <w:rtl w:val="0"/>
        </w:rPr>
        <w:t xml:space="preserve">chỉ được phép cho những sự thay đổi của chương trình. Nếu thuộc tính này được đặt thành giá trị True, thì các phần tử biểu mẫu sau sẽ không khả dụng:</w:t>
      </w:r>
    </w:p>
    <w:p w:rsidR="00000000" w:rsidDel="00000000" w:rsidP="00000000" w:rsidRDefault="00000000" w:rsidRPr="00000000" w14:paraId="0000016F">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phần tử liên kết với mục tin có thiết lập thuộc tính “Saved data” </w:t>
      </w:r>
    </w:p>
    <w:p w:rsidR="00000000" w:rsidDel="00000000" w:rsidP="00000000" w:rsidRDefault="00000000" w:rsidRPr="00000000" w14:paraId="00000170">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 liên kết với lệnh có thiết lập thuộc tính “Changes saved data”</w:t>
      </w:r>
    </w:p>
    <w:p w:rsidR="00000000" w:rsidDel="00000000" w:rsidP="00000000" w:rsidRDefault="00000000" w:rsidRPr="00000000" w14:paraId="00000171">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 liên quan đến đa số các lệnh chuẩn</w:t>
      </w:r>
    </w:p>
    <w:p w:rsidR="00000000" w:rsidDel="00000000" w:rsidP="00000000" w:rsidRDefault="00000000" w:rsidRPr="00000000" w14:paraId="0000017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3467100" cy="647700"/>
            <wp:effectExtent b="0" l="0" r="0" t="0"/>
            <wp:docPr descr="Forms_Form7" id="190" name="image38.png"/>
            <a:graphic>
              <a:graphicData uri="http://schemas.openxmlformats.org/drawingml/2006/picture">
                <pic:pic>
                  <pic:nvPicPr>
                    <pic:cNvPr descr="Forms_Form7" id="0" name="image38.png"/>
                    <pic:cNvPicPr preferRelativeResize="0"/>
                  </pic:nvPicPr>
                  <pic:blipFill>
                    <a:blip r:embed="rId71"/>
                    <a:srcRect b="0" l="0" r="0" t="0"/>
                    <a:stretch>
                      <a:fillRect/>
                    </a:stretch>
                  </pic:blipFill>
                  <pic:spPr>
                    <a:xfrm>
                      <a:off x="0" y="0"/>
                      <a:ext cx="34671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8710" cy="3164840"/>
            <wp:effectExtent b="0" l="0" r="0" t="0"/>
            <wp:docPr descr="Forms_Form6" id="191" name="image36.png"/>
            <a:graphic>
              <a:graphicData uri="http://schemas.openxmlformats.org/drawingml/2006/picture">
                <pic:pic>
                  <pic:nvPicPr>
                    <pic:cNvPr descr="Forms_Form6" id="0" name="image36.png"/>
                    <pic:cNvPicPr preferRelativeResize="0"/>
                  </pic:nvPicPr>
                  <pic:blipFill>
                    <a:blip r:embed="rId72"/>
                    <a:srcRect b="0" l="0" r="0" t="0"/>
                    <a:stretch>
                      <a:fillRect/>
                    </a:stretch>
                  </pic:blipFill>
                  <pic:spPr>
                    <a:xfrm>
                      <a:off x="0" y="0"/>
                      <a:ext cx="6188710" cy="316484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có thể chỉnh sửa mục tin đã bỏ thuộc tính “Saved date”.</w:t>
      </w:r>
    </w:p>
    <w:p w:rsidR="00000000" w:rsidDel="00000000" w:rsidP="00000000" w:rsidRDefault="00000000" w:rsidRPr="00000000" w14:paraId="00000175">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Nút gạt và hộp kiểm (Radio buttons and check boxes)</w:t>
      </w:r>
    </w:p>
    <w:p w:rsidR="00000000" w:rsidDel="00000000" w:rsidP="00000000" w:rsidRDefault="00000000" w:rsidRPr="00000000" w14:paraId="0000017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trường có kiểu Radio buttons, thì thuộc tính “ChoiceList” của phần tử biểu mẫu sẽ xác định số lượng và giá trị của nút gạt. Vị trí nằm ngang của các nút gạt được sử dụng theo mặc định. Để sắp xếp chúng theo chiều dọc, hãy thay đổi giá trị của thuộc tính “Column count”. Nếu số lượng cột được đặt là 0, thì hệ thống có thể sắp xếp các phần tử nút gạt thành nhiều dòng, chọn số lượng phần tử nút gạt trên mỗi dòng, dựa vào khoảng trống trên biểu mẫu. Thao tác chọn không được thực hiện một cách linh hoạt, mà vào thời điểm tạo biểu mẫu.</w:t>
      </w:r>
    </w:p>
    <w:p w:rsidR="00000000" w:rsidDel="00000000" w:rsidP="00000000" w:rsidRDefault="00000000" w:rsidRPr="00000000" w14:paraId="00000177">
      <w:pPr>
        <w:shd w:fill="fffffe" w:val="clea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Đối với các trường có kiểu Check box và Radio buttons, bạn có thể chỉ định dạng hiểu thị. Đối với các trường hộp kiểm, hãy sử dụng thuộc tính dạng Check box. Các trường Check box có thể được trình bày dưới dạng các nút, nút gạt hoặc hộp kiểm.</w:t>
      </w:r>
      <w:r w:rsidDel="00000000" w:rsidR="00000000" w:rsidRPr="00000000">
        <w:rPr>
          <w:rtl w:val="0"/>
        </w:rPr>
      </w:r>
    </w:p>
    <w:p w:rsidR="00000000" w:rsidDel="00000000" w:rsidP="00000000" w:rsidRDefault="00000000" w:rsidRPr="00000000" w14:paraId="00000178">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1090" cy="2046605"/>
            <wp:effectExtent b="0" l="0" r="0" t="0"/>
            <wp:docPr descr="Forms_Checkbox12" id="192" name="image21.png"/>
            <a:graphic>
              <a:graphicData uri="http://schemas.openxmlformats.org/drawingml/2006/picture">
                <pic:pic>
                  <pic:nvPicPr>
                    <pic:cNvPr descr="Forms_Checkbox12" id="0" name="image21.png"/>
                    <pic:cNvPicPr preferRelativeResize="0"/>
                  </pic:nvPicPr>
                  <pic:blipFill>
                    <a:blip r:embed="rId73"/>
                    <a:srcRect b="0" l="0" r="0" t="0"/>
                    <a:stretch>
                      <a:fillRect/>
                    </a:stretch>
                  </pic:blipFill>
                  <pic:spPr>
                    <a:xfrm>
                      <a:off x="0" y="0"/>
                      <a:ext cx="6181090" cy="204660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A">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567940" cy="3268980"/>
            <wp:effectExtent b="0" l="0" r="0" t="0"/>
            <wp:docPr descr="Forms_Checkbox2" id="193" name="image20.png"/>
            <a:graphic>
              <a:graphicData uri="http://schemas.openxmlformats.org/drawingml/2006/picture">
                <pic:pic>
                  <pic:nvPicPr>
                    <pic:cNvPr descr="Forms_Checkbox2" id="0" name="image20.png"/>
                    <pic:cNvPicPr preferRelativeResize="0"/>
                  </pic:nvPicPr>
                  <pic:blipFill>
                    <a:blip r:embed="rId74"/>
                    <a:srcRect b="0" l="0" r="0" t="0"/>
                    <a:stretch>
                      <a:fillRect/>
                    </a:stretch>
                  </pic:blipFill>
                  <pic:spPr>
                    <a:xfrm>
                      <a:off x="0" y="0"/>
                      <a:ext cx="256794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hd w:fill="fffffe" w:val="clea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phần tử đầu tiên: hộp kiểm có giá trị thuộc tính khác nhau có kiểu hộp kiểm. Hai kiểu tiếp theo: các nút gạt có các giá trị thuộc tính khác nhau "radio button type".</w:t>
      </w:r>
    </w:p>
    <w:p w:rsidR="00000000" w:rsidDel="00000000" w:rsidP="00000000" w:rsidRDefault="00000000" w:rsidRPr="00000000" w14:paraId="0000017C">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2849880" cy="1211580"/>
            <wp:effectExtent b="0" l="0" r="0" t="0"/>
            <wp:docPr descr="Forms_Checkbox4" id="194" name="image33.png"/>
            <a:graphic>
              <a:graphicData uri="http://schemas.openxmlformats.org/drawingml/2006/picture">
                <pic:pic>
                  <pic:nvPicPr>
                    <pic:cNvPr descr="Forms_Checkbox4" id="0" name="image33.png"/>
                    <pic:cNvPicPr preferRelativeResize="0"/>
                  </pic:nvPicPr>
                  <pic:blipFill>
                    <a:blip r:embed="rId75"/>
                    <a:srcRect b="0" l="0" r="0" t="0"/>
                    <a:stretch>
                      <a:fillRect/>
                    </a:stretch>
                  </pic:blipFill>
                  <pic:spPr>
                    <a:xfrm>
                      <a:off x="0" y="0"/>
                      <a:ext cx="284988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(Group)</w:t>
      </w:r>
    </w:p>
    <w:p w:rsidR="00000000" w:rsidDel="00000000" w:rsidP="00000000" w:rsidRDefault="00000000" w:rsidRPr="00000000" w14:paraId="0000017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triển biểu mẫu, bạn có thể kết hợp các phần tử theo nhiều cách khác nhau. Bạn có thể kết hợp các trường, trang biểu mẫu, lệnh và cột.</w:t>
      </w:r>
    </w:p>
    <w:p w:rsidR="00000000" w:rsidDel="00000000" w:rsidP="00000000" w:rsidRDefault="00000000" w:rsidRPr="00000000" w14:paraId="0000017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có thể chứa các nhóm phần tử điều khiển. Đây có thể là các nhóm trường, trang và nhóm lệnh. Bạn cũng có thể tạo nhóm cột cho các phần tử kiểu Table.</w:t>
      </w:r>
    </w:p>
    <w:p w:rsidR="00000000" w:rsidDel="00000000" w:rsidP="00000000" w:rsidRDefault="00000000" w:rsidRPr="00000000" w14:paraId="0000018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bộ soạn, bạn có thể tạo các nhóm có những kiểu như sau:</w:t>
      </w:r>
    </w:p>
    <w:p w:rsidR="00000000" w:rsidDel="00000000" w:rsidP="00000000" w:rsidRDefault="00000000" w:rsidRPr="00000000" w14:paraId="00000181">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group. Dùng để kết hợp các phần tử biểu mẫu.</w:t>
      </w:r>
    </w:p>
    <w:p w:rsidR="00000000" w:rsidDel="00000000" w:rsidP="00000000" w:rsidRDefault="00000000" w:rsidRPr="00000000" w14:paraId="00000182">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bar. Phần tử biểu mẫu được dùng để sắp xếp các nút và nhóm.</w:t>
      </w:r>
    </w:p>
    <w:p w:rsidR="00000000" w:rsidDel="00000000" w:rsidP="00000000" w:rsidRDefault="00000000" w:rsidRPr="00000000" w14:paraId="00000183">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Nhóm này dùng để tổ chức thanh lệnh có các tab. Các tab có thể được đặt theo cả chiều dọc và chiều ngang. Để thêm các trang vào thanh lệnh này, hãy thêm số lượng nhóm lồng nhau mà trang đó cần trên thanh lệnh. Bên trong nhóm dạng Pages, chỉ có thể có các nhóm dạng Page là các nhóm có dạng đặc biệt dùng để tạo các trang thanh lệnh biểu mẫu. Nhóm này có thể chứa các phần tử lồng nhau khác.</w:t>
      </w:r>
    </w:p>
    <w:p w:rsidR="00000000" w:rsidDel="00000000" w:rsidP="00000000" w:rsidRDefault="00000000" w:rsidRPr="00000000" w14:paraId="00000184">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group. Cho phép bạn kết hợp các cột trong một bảng. Với nhóm này, bạn có thể thay đổi quy tắc gom nhóm cột (gom nhóm dọc hoặc ngang).</w:t>
      </w:r>
    </w:p>
    <w:p w:rsidR="00000000" w:rsidDel="00000000" w:rsidP="00000000" w:rsidRDefault="00000000" w:rsidRPr="00000000" w14:paraId="00000185">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562600" cy="3971925"/>
            <wp:effectExtent b="0" l="0" r="0" t="0"/>
            <wp:docPr descr="Forms_Group3" id="195" name="image28.png"/>
            <a:graphic>
              <a:graphicData uri="http://schemas.openxmlformats.org/drawingml/2006/picture">
                <pic:pic>
                  <pic:nvPicPr>
                    <pic:cNvPr descr="Forms_Group3" id="0" name="image28.png"/>
                    <pic:cNvPicPr preferRelativeResize="0"/>
                  </pic:nvPicPr>
                  <pic:blipFill>
                    <a:blip r:embed="rId76"/>
                    <a:srcRect b="0" l="0" r="0" t="0"/>
                    <a:stretch>
                      <a:fillRect/>
                    </a:stretch>
                  </pic:blipFill>
                  <pic:spPr>
                    <a:xfrm>
                      <a:off x="0" y="0"/>
                      <a:ext cx="55626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nhóm có thể được lồng nhau. Bạn có thể di chuyển các phần tử biểu mẫu giữa các nhóm. Điều này tự động xác định khả năng di chuyển này. Nếu quá trình di chuyển yêu cầu thay đổi bất kỳ thuộc tính phần tử nào (ví dụ: View), thì việc thay đổi sẽ được thực hiện tự động. Nếu vì yêu cầu đối với các phần tử trực thuộc thay đổi, thì chúng sẽ tự động thay đổi hoặc bị xóa.</w:t>
      </w:r>
    </w:p>
    <w:p w:rsidR="00000000" w:rsidDel="00000000" w:rsidP="00000000" w:rsidRDefault="00000000" w:rsidRPr="00000000" w14:paraId="00000187">
      <w:pPr>
        <w:shd w:fill="fffffe" w:val="clea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thường có thể có các phương án trang trí khác nhau:</w:t>
      </w:r>
    </w:p>
    <w:p w:rsidR="00000000" w:rsidDel="00000000" w:rsidP="00000000" w:rsidRDefault="00000000" w:rsidRPr="00000000" w14:paraId="00000188">
      <w:pPr>
        <w:numPr>
          <w:ilvl w:val="0"/>
          <w:numId w:val="16"/>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Nhóm không có trang trí đặc biệt.</w:t>
      </w:r>
    </w:p>
    <w:p w:rsidR="00000000" w:rsidDel="00000000" w:rsidP="00000000" w:rsidRDefault="00000000" w:rsidRPr="00000000" w14:paraId="00000189">
      <w:pPr>
        <w:numPr>
          <w:ilvl w:val="0"/>
          <w:numId w:val="16"/>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highlight. Tên nhóm được hiển thị bằng phông chữ lớn màu xanh lá.</w:t>
      </w:r>
    </w:p>
    <w:p w:rsidR="00000000" w:rsidDel="00000000" w:rsidP="00000000" w:rsidRDefault="00000000" w:rsidRPr="00000000" w14:paraId="0000018A">
      <w:pPr>
        <w:numPr>
          <w:ilvl w:val="0"/>
          <w:numId w:val="16"/>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highlight. Tên nhóm được hiểu thị bằng phông chữ lớn màu xanh lá. Tạo cách lề mỗi bên xung qunah phần tử nhóm.</w:t>
      </w:r>
    </w:p>
    <w:p w:rsidR="00000000" w:rsidDel="00000000" w:rsidP="00000000" w:rsidRDefault="00000000" w:rsidRPr="00000000" w14:paraId="0000018B">
      <w:pPr>
        <w:numPr>
          <w:ilvl w:val="0"/>
          <w:numId w:val="16"/>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highlight. Tên nhóm được hiển thị bằng phông chữ lớn màu xanh lá. Ở phía bên trái (đối với toàn bộ chiều cao của nhóm), hình thành dải màu xanh lá. Đầu dòng được tạo từ phía dưới.</w:t>
      </w:r>
    </w:p>
    <w:p w:rsidR="00000000" w:rsidDel="00000000" w:rsidP="00000000" w:rsidRDefault="00000000" w:rsidRPr="00000000" w14:paraId="0000018C">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514600" cy="922020"/>
            <wp:effectExtent b="0" l="0" r="0" t="0"/>
            <wp:docPr descr="Forms_Group4" id="196" name="image30.png"/>
            <a:graphic>
              <a:graphicData uri="http://schemas.openxmlformats.org/drawingml/2006/picture">
                <pic:pic>
                  <pic:nvPicPr>
                    <pic:cNvPr descr="Forms_Group4" id="0" name="image30.png"/>
                    <pic:cNvPicPr preferRelativeResize="0"/>
                  </pic:nvPicPr>
                  <pic:blipFill>
                    <a:blip r:embed="rId77"/>
                    <a:srcRect b="0" l="0" r="0" t="0"/>
                    <a:stretch>
                      <a:fillRect/>
                    </a:stretch>
                  </pic:blipFill>
                  <pic:spPr>
                    <a:xfrm>
                      <a:off x="0" y="0"/>
                      <a:ext cx="2514600" cy="92202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3630" cy="2056130"/>
            <wp:effectExtent b="0" l="0" r="0" t="0"/>
            <wp:docPr descr="Forms_Group9" id="197" name="image23.png"/>
            <a:graphic>
              <a:graphicData uri="http://schemas.openxmlformats.org/drawingml/2006/picture">
                <pic:pic>
                  <pic:nvPicPr>
                    <pic:cNvPr descr="Forms_Group9" id="0" name="image23.png"/>
                    <pic:cNvPicPr preferRelativeResize="0"/>
                  </pic:nvPicPr>
                  <pic:blipFill>
                    <a:blip r:embed="rId78"/>
                    <a:srcRect b="0" l="0" r="0" t="0"/>
                    <a:stretch>
                      <a:fillRect/>
                    </a:stretch>
                  </pic:blipFill>
                  <pic:spPr>
                    <a:xfrm>
                      <a:off x="0" y="0"/>
                      <a:ext cx="6183630" cy="205613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tùy chỉnh nhóm tiêu chuẩn sao cho người dùng (ở chế độ 1C:Enterprise) có thể thu gọn hoặc mở rộng nhóm. Ví dụ: có thể đặt thông tin vào nhóm thu gọn, điều này không quan trọng khi thường xuyên làm việc với biểu mẫu, nhưng đôi khi có thể cần thiết để xem và phân tích.</w:t>
      </w:r>
    </w:p>
    <w:p w:rsidR="00000000" w:rsidDel="00000000" w:rsidP="00000000" w:rsidRDefault="00000000" w:rsidRPr="00000000" w14:paraId="0000019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của nhóm được xác định bởi thuộc tính Behavior:</w:t>
      </w:r>
    </w:p>
    <w:p w:rsidR="00000000" w:rsidDel="00000000" w:rsidP="00000000" w:rsidRDefault="00000000" w:rsidRPr="00000000" w14:paraId="00000191">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group. Đối với nhóm này, thuộc tính Behavior được đặt thành Regular (hoặc Auto). Nhóm này không thay đổi cách hiển thị của nó khi người dùng thao tác (ngoại trừ việc thay đổi thành phần theo chương trình và hình dạng ngoài của nhóm và các phần tử của nhóm).</w:t>
      </w:r>
    </w:p>
    <w:p w:rsidR="00000000" w:rsidDel="00000000" w:rsidP="00000000" w:rsidRDefault="00000000" w:rsidRPr="00000000" w14:paraId="00000192">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Collapsible group. Đối với nhóm như vậy, thuộc tính Behavior được đặt thành Collapsible. Người dùng có thể thu gọn hoặc mở rộng nhóm như vậy ở chế độ 1C:Enterprise. L</w:t>
      </w:r>
      <w:r w:rsidDel="00000000" w:rsidR="00000000" w:rsidRPr="00000000">
        <w:rPr>
          <w:rFonts w:ascii="Times New Roman" w:cs="Times New Roman" w:eastAsia="Times New Roman" w:hAnsi="Times New Roman"/>
          <w:b w:val="0"/>
          <w:bCs w:val="0"/>
          <w:sz w:val="24"/>
          <w:szCs w:val="24"/>
          <w:rtl w:val="0"/>
        </w:rPr>
        <w:t xml:space="preserve">ập trình viên</w:t>
      </w:r>
      <w:r w:rsidDel="00000000" w:rsidR="00000000" w:rsidRPr="00000000">
        <w:rPr>
          <w:rFonts w:ascii="Times New Roman" w:cs="Times New Roman" w:eastAsia="Times New Roman" w:hAnsi="Times New Roman"/>
          <w:sz w:val="24"/>
          <w:szCs w:val="24"/>
          <w:rtl w:val="0"/>
        </w:rPr>
        <w:t xml:space="preserve"> không thể xác định trạng thái hiện tại của nhóm bằng ngôn ngữ 1C:Enterprise, cũng không thể buộc thu gọn hoặc mở rộng nhóm. Trạng thái ban đầu của nhóm được xác định bằng hộp kiểm Collapsed. Không thể thu gọn hoặc mở rộng nhóm, nếu tiêu đề của nó trống hoặc không được hiển thị (thuộc tính ShowTitle có giá trị False).</w:t>
      </w:r>
    </w:p>
    <w:p w:rsidR="00000000" w:rsidDel="00000000" w:rsidP="00000000" w:rsidRDefault="00000000" w:rsidRPr="00000000" w14:paraId="00000193">
      <w:pPr>
        <w:numPr>
          <w:ilvl w:val="0"/>
          <w:numId w:val="16"/>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group. Đối với nhóm này, thuộc tính Behavior được đặt thành Pop-up. Ở trạng thái ban đầu, nhóm pop-up được hiển thị giống như nhóm thu gọn. Khi nhấp vào tiêu đề của nhóm như vậy, nhóm đó sẽ "bật lên" trên biểu mẫu gốc trong cửa sổ đặc biệt. Mỗi thời điểm trên một biểu mẫu chỉ có thể có một nhóm bật lên. Điều này có nghĩa là, các nhóm bật lên không thể lồng nhau. Nhóm bật lên lồng nhau sẽ xuất hiện dưới dạng nhóm có thể thu gọn. Việc hiển thị và ẩn nhóm bật lên không yêu cầu gọi ra Server.</w:t>
      </w:r>
    </w:p>
    <w:p w:rsidR="00000000" w:rsidDel="00000000" w:rsidP="00000000" w:rsidRDefault="00000000" w:rsidRPr="00000000" w14:paraId="00000194">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514600" cy="1082040"/>
            <wp:effectExtent b="0" l="0" r="0" t="0"/>
            <wp:docPr descr="Forms_Group13" id="187" name="image24.png"/>
            <a:graphic>
              <a:graphicData uri="http://schemas.openxmlformats.org/drawingml/2006/picture">
                <pic:pic>
                  <pic:nvPicPr>
                    <pic:cNvPr descr="Forms_Group13" id="0" name="image24.png"/>
                    <pic:cNvPicPr preferRelativeResize="0"/>
                  </pic:nvPicPr>
                  <pic:blipFill>
                    <a:blip r:embed="rId79"/>
                    <a:srcRect b="0" l="0" r="0" t="0"/>
                    <a:stretch>
                      <a:fillRect/>
                    </a:stretch>
                  </pic:blipFill>
                  <pic:spPr>
                    <a:xfrm>
                      <a:off x="0" y="0"/>
                      <a:ext cx="251460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quản lý trạng thái của nhóm có thể thu gọn (thu gọn hoặc mở rộng) bằng cách sử dụng hình ảnh hoặc hyperlink đặc biệt. Để đặt phần tử kiểm soát trạng thái, hãy sử dụng thuộc tính ControlRepresentation. Bạn cũng có thể đặt tiêu đề nhóm (thuộc tính CollapsedRepresentationTitle) mà sẽ hiển thị, nếu nhóm ở trạng thái thu gọn. Nếu không điền thuộc tính tiêu đề Collapsed, thì tiêu đề nhóm thông thường sẽ được hiển thị ở trạng thái thu gọn.</w:t>
      </w:r>
    </w:p>
    <w:p w:rsidR="00000000" w:rsidDel="00000000" w:rsidP="00000000" w:rsidRDefault="00000000" w:rsidRPr="00000000" w14:paraId="0000019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360" cy="2992120"/>
            <wp:effectExtent b="0" l="0" r="0" t="0"/>
            <wp:docPr descr="Forms_Group12" id="188" name="image17.png"/>
            <a:graphic>
              <a:graphicData uri="http://schemas.openxmlformats.org/drawingml/2006/picture">
                <pic:pic>
                  <pic:nvPicPr>
                    <pic:cNvPr descr="Forms_Group12" id="0" name="image17.png"/>
                    <pic:cNvPicPr preferRelativeResize="0"/>
                  </pic:nvPicPr>
                  <pic:blipFill>
                    <a:blip r:embed="rId80"/>
                    <a:srcRect b="0" l="0" r="0" t="0"/>
                    <a:stretch>
                      <a:fillRect/>
                    </a:stretch>
                  </pic:blipFill>
                  <pic:spPr>
                    <a:xfrm>
                      <a:off x="0" y="0"/>
                      <a:ext cx="6182360" cy="299212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Nhóm bật lên phải có tiêu đề. Nếu không có tiêu đề cụ thể, nhóm bật lên sẽ hoạt động giống như một nhóm tiêu chuẩn. Tiêu đề đóng vai trò là nội dung của hyperlink và khi nhấp vào sẽ dẫn đến hiển thị cửa sổ nội dung của nhóm.</w:t>
      </w:r>
      <w:r w:rsidDel="00000000" w:rsidR="00000000" w:rsidRPr="00000000">
        <w:rPr>
          <w:rtl w:val="0"/>
        </w:rPr>
      </w:r>
    </w:p>
    <w:p w:rsidR="00000000" w:rsidDel="00000000" w:rsidP="00000000" w:rsidRDefault="00000000" w:rsidRPr="00000000" w14:paraId="0000019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1969135"/>
            <wp:effectExtent b="0" l="0" r="0" t="0"/>
            <wp:docPr descr="Forms_Group16" id="212" name="image45.png"/>
            <a:graphic>
              <a:graphicData uri="http://schemas.openxmlformats.org/drawingml/2006/picture">
                <pic:pic>
                  <pic:nvPicPr>
                    <pic:cNvPr descr="Forms_Group16" id="0" name="image45.png"/>
                    <pic:cNvPicPr preferRelativeResize="0"/>
                  </pic:nvPicPr>
                  <pic:blipFill>
                    <a:blip r:embed="rId81"/>
                    <a:srcRect b="0" l="0" r="0" t="0"/>
                    <a:stretch>
                      <a:fillRect/>
                    </a:stretch>
                  </pic:blipFill>
                  <pic:spPr>
                    <a:xfrm>
                      <a:off x="0" y="0"/>
                      <a:ext cx="6186170" cy="196913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“Command source” của </w:t>
      </w:r>
      <w:r w:rsidDel="00000000" w:rsidR="00000000" w:rsidRPr="00000000">
        <w:rPr>
          <w:rFonts w:ascii="Times New Roman" w:cs="Times New Roman" w:eastAsia="Times New Roman" w:hAnsi="Times New Roman"/>
          <w:b w:val="1"/>
          <w:bCs w:val="1"/>
          <w:sz w:val="24"/>
          <w:szCs w:val="24"/>
          <w:rtl w:val="0"/>
        </w:rPr>
        <w:t xml:space="preserve">Command bar</w:t>
      </w:r>
      <w:r w:rsidDel="00000000" w:rsidR="00000000" w:rsidRPr="00000000">
        <w:rPr>
          <w:rFonts w:ascii="Times New Roman" w:cs="Times New Roman" w:eastAsia="Times New Roman" w:hAnsi="Times New Roman"/>
          <w:sz w:val="24"/>
          <w:szCs w:val="24"/>
          <w:rtl w:val="0"/>
        </w:rPr>
        <w:t xml:space="preserve"> xác định phần tử biểu mẫu (biểu mẫu cũng như các phần tử biểu mẫu có kiểu “Form table” và “Spreadsheet document field” hoặc “Graphical schema field”) sẽ cung cấp các lệnh “riêng” để hiển thị trên thanh lệnh. Thành phần của các lệnh để hiển thị trong thanh lệnh được xác định bởi thuộc tính Command set của các lệnh phần tử  biểu mẫu là nguồn của lệnh.</w:t>
      </w:r>
    </w:p>
    <w:p w:rsidR="00000000" w:rsidDel="00000000" w:rsidP="00000000" w:rsidRDefault="00000000" w:rsidRPr="00000000" w14:paraId="0000019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chúng ta có biểu mẫu với mục tin kiểu “SpreadsheetDocument”, trong đó chúng ta xuất ra biểu mẫu để in hoặc lập báo cáo. Để giúp người dùng sử dụng một số lệnh của văn bản dạng bảng thuận tiện hơn, chúng ta cần thêm nhóm có kiểu “Command Bar” và chỉ định nguồn của các lệnh - là văn bản dạng bảng của chúng ta.</w:t>
      </w:r>
    </w:p>
    <w:p w:rsidR="00000000" w:rsidDel="00000000" w:rsidP="00000000" w:rsidRDefault="00000000" w:rsidRPr="00000000" w14:paraId="0000019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290060" cy="2979420"/>
            <wp:effectExtent b="0" l="0" r="0" t="0"/>
            <wp:docPr descr="Forms_CommandBar1" id="213" name="image43.png"/>
            <a:graphic>
              <a:graphicData uri="http://schemas.openxmlformats.org/drawingml/2006/picture">
                <pic:pic>
                  <pic:nvPicPr>
                    <pic:cNvPr descr="Forms_CommandBar1" id="0" name="image43.png"/>
                    <pic:cNvPicPr preferRelativeResize="0"/>
                  </pic:nvPicPr>
                  <pic:blipFill>
                    <a:blip r:embed="rId82"/>
                    <a:srcRect b="0" l="0" r="0" t="0"/>
                    <a:stretch>
                      <a:fillRect/>
                    </a:stretch>
                  </pic:blipFill>
                  <pic:spPr>
                    <a:xfrm>
                      <a:off x="0" y="0"/>
                      <a:ext cx="4290060" cy="297942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831080" cy="2628900"/>
            <wp:effectExtent b="0" l="0" r="0" t="0"/>
            <wp:docPr descr="Forms_CommandBar2" id="214" name="image39.png"/>
            <a:graphic>
              <a:graphicData uri="http://schemas.openxmlformats.org/drawingml/2006/picture">
                <pic:pic>
                  <pic:nvPicPr>
                    <pic:cNvPr descr="Forms_CommandBar2" id="0" name="image39.png"/>
                    <pic:cNvPicPr preferRelativeResize="0"/>
                  </pic:nvPicPr>
                  <pic:blipFill>
                    <a:blip r:embed="rId83"/>
                    <a:srcRect b="0" l="0" r="0" t="0"/>
                    <a:stretch>
                      <a:fillRect/>
                    </a:stretch>
                  </pic:blipFill>
                  <pic:spPr>
                    <a:xfrm>
                      <a:off x="0" y="0"/>
                      <a:ext cx="483108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059680" cy="2919095"/>
            <wp:effectExtent b="0" l="0" r="0" t="0"/>
            <wp:docPr descr="Forms_CommandBar3" id="215" name="image72.png"/>
            <a:graphic>
              <a:graphicData uri="http://schemas.openxmlformats.org/drawingml/2006/picture">
                <pic:pic>
                  <pic:nvPicPr>
                    <pic:cNvPr descr="Forms_CommandBar3" id="0" name="image72.png"/>
                    <pic:cNvPicPr preferRelativeResize="0"/>
                  </pic:nvPicPr>
                  <pic:blipFill>
                    <a:blip r:embed="rId84"/>
                    <a:srcRect b="0" l="0" r="0" t="0"/>
                    <a:stretch>
                      <a:fillRect/>
                    </a:stretch>
                  </pic:blipFill>
                  <pic:spPr>
                    <a:xfrm>
                      <a:off x="0" y="0"/>
                      <a:ext cx="5059680" cy="291909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thường chúng ta không cần thực hiện các thao tác này đối với bảng biểu mẫu, bởi vì chúng có thanh lệnh hệ thống. Chúng ta thêm thanh lệnh riêng cho các bảng khi cần làm điều gì đó ngoài mặc định, ví dụ như: đặt thanh lệnh ở bên trái bảng và đặt các nút theo chiều dọc hoặc tách chúng ra khỏi bảng, bằng cách di chuyển chúng đến một vị trí khác trong biểu mẫu.</w:t>
      </w:r>
    </w:p>
    <w:p w:rsidR="00000000" w:rsidDel="00000000" w:rsidP="00000000" w:rsidRDefault="00000000" w:rsidRPr="00000000" w14:paraId="0000019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hiện có điều kiện (Conditional appearance)</w:t>
      </w:r>
    </w:p>
    <w:p w:rsidR="00000000" w:rsidDel="00000000" w:rsidP="00000000" w:rsidRDefault="00000000" w:rsidRPr="00000000" w14:paraId="000001A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cho phép thiết lập trang trí quy ước đôi với các phần tử trong biểu mẫu. Hệ thống dàn dựng dữ liệu (báo cáo và danh sách động) cũng chứa trang trí quy ước. Có thể gọi ra tùy chỉnh trang trí quy ước từ thanh điều kiện của phần tử gốc của biểu mẫu. Bạn không nên sử dụng trang trí quy ước </w:t>
      </w:r>
      <w:r w:rsidDel="00000000" w:rsidR="00000000" w:rsidRPr="00000000">
        <w:rPr>
          <w:rFonts w:ascii="Times New Roman" w:cs="Times New Roman" w:eastAsia="Times New Roman" w:hAnsi="Times New Roman"/>
          <w:b w:val="1"/>
          <w:bCs w:val="1"/>
          <w:sz w:val="24"/>
          <w:szCs w:val="24"/>
          <w:rtl w:val="0"/>
        </w:rPr>
        <w:t xml:space="preserve">của biểu mẫu</w:t>
      </w:r>
      <w:r w:rsidDel="00000000" w:rsidR="00000000" w:rsidRPr="00000000">
        <w:rPr>
          <w:rFonts w:ascii="Times New Roman" w:cs="Times New Roman" w:eastAsia="Times New Roman" w:hAnsi="Times New Roman"/>
          <w:sz w:val="24"/>
          <w:szCs w:val="24"/>
          <w:rtl w:val="0"/>
        </w:rPr>
        <w:t xml:space="preserve"> để thiết kế danh sách động nếu có thể nhận trang trí đó bằng cách tùy chỉnh trang trí quy ước cho chính danh sách.</w:t>
      </w:r>
    </w:p>
    <w:p w:rsidR="00000000" w:rsidDel="00000000" w:rsidP="00000000" w:rsidRDefault="00000000" w:rsidRPr="00000000" w14:paraId="000001A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4631055"/>
            <wp:effectExtent b="0" l="0" r="0" t="0"/>
            <wp:docPr descr="Forms_ConditionalAppearance3" id="216" name="image49.png"/>
            <a:graphic>
              <a:graphicData uri="http://schemas.openxmlformats.org/drawingml/2006/picture">
                <pic:pic>
                  <pic:nvPicPr>
                    <pic:cNvPr descr="Forms_ConditionalAppearance3" id="0" name="image49.png"/>
                    <pic:cNvPicPr preferRelativeResize="0"/>
                  </pic:nvPicPr>
                  <pic:blipFill>
                    <a:blip r:embed="rId85"/>
                    <a:srcRect b="0" l="0" r="0" t="0"/>
                    <a:stretch>
                      <a:fillRect/>
                    </a:stretch>
                  </pic:blipFill>
                  <pic:spPr>
                    <a:xfrm>
                      <a:off x="0" y="0"/>
                      <a:ext cx="6187440" cy="463105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những dạng trang trí quy ước sau đây:</w:t>
      </w:r>
    </w:p>
    <w:p w:rsidR="00000000" w:rsidDel="00000000" w:rsidP="00000000" w:rsidRDefault="00000000" w:rsidRPr="00000000" w14:paraId="000001A3">
      <w:pPr>
        <w:numPr>
          <w:ilvl w:val="0"/>
          <w:numId w:val="16"/>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color</w:t>
      </w:r>
      <w:r w:rsidDel="00000000" w:rsidR="00000000" w:rsidRPr="00000000">
        <w:rPr>
          <w:rFonts w:ascii="Times New Roman" w:cs="Times New Roman" w:eastAsia="Times New Roman" w:hAnsi="Times New Roman"/>
          <w:sz w:val="24"/>
          <w:szCs w:val="24"/>
          <w:rtl w:val="0"/>
        </w:rPr>
        <w:t xml:space="preserve">. Cho phép thay đổi màu nền và được sử dụng cho:</w:t>
      </w:r>
    </w:p>
    <w:p w:rsidR="00000000" w:rsidDel="00000000" w:rsidP="00000000" w:rsidRDefault="00000000" w:rsidRPr="00000000" w14:paraId="000001A4">
      <w:pPr>
        <w:numPr>
          <w:ilvl w:val="0"/>
          <w:numId w:val="17"/>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trường nhập, trường văn bản thuần, bảng và nút chuẩn.</w:t>
      </w:r>
    </w:p>
    <w:p w:rsidR="00000000" w:rsidDel="00000000" w:rsidP="00000000" w:rsidRDefault="00000000" w:rsidRPr="00000000" w14:paraId="000001A5">
      <w:pPr>
        <w:numPr>
          <w:ilvl w:val="0"/>
          <w:numId w:val="17"/>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đánh dấu, trường nhập, trường nút gạt, và trường hình ảnh.</w:t>
      </w:r>
    </w:p>
    <w:p w:rsidR="00000000" w:rsidDel="00000000" w:rsidP="00000000" w:rsidRDefault="00000000" w:rsidRPr="00000000" w14:paraId="000001A6">
      <w:pPr>
        <w:numPr>
          <w:ilvl w:val="0"/>
          <w:numId w:val="18"/>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 color</w:t>
      </w:r>
      <w:r w:rsidDel="00000000" w:rsidR="00000000" w:rsidRPr="00000000">
        <w:rPr>
          <w:rFonts w:ascii="Times New Roman" w:cs="Times New Roman" w:eastAsia="Times New Roman" w:hAnsi="Times New Roman"/>
          <w:sz w:val="24"/>
          <w:szCs w:val="24"/>
          <w:rtl w:val="0"/>
        </w:rPr>
        <w:t xml:space="preserve">. Cho phép bạn thay đổi màu chữ và sử dụng cho:</w:t>
      </w:r>
    </w:p>
    <w:p w:rsidR="00000000" w:rsidDel="00000000" w:rsidP="00000000" w:rsidRDefault="00000000" w:rsidRPr="00000000" w14:paraId="000001A7">
      <w:pPr>
        <w:numPr>
          <w:ilvl w:val="0"/>
          <w:numId w:val="19"/>
        </w:numPr>
        <w:shd w:fill="fffffe" w:val="clear"/>
        <w:spacing w:after="120" w:before="120" w:lineRule="auto"/>
        <w:ind w:left="840" w:hanging="420"/>
        <w:jc w:val="both"/>
        <w:rPr>
          <w:rFonts w:ascii="Calibri" w:cs="Calibri" w:eastAsia="Calibri" w:hAnsi="Calibri"/>
          <w:shd w:fill="auto" w:val="clear"/>
        </w:rPr>
      </w:pPr>
      <w:r w:rsidDel="00000000" w:rsidR="00000000" w:rsidRPr="00000000">
        <w:rPr>
          <w:rFonts w:ascii="Times New Roman" w:cs="Times New Roman" w:eastAsia="Times New Roman" w:hAnsi="Times New Roman"/>
          <w:sz w:val="24"/>
          <w:szCs w:val="24"/>
          <w:shd w:fill="auto" w:val="clear"/>
          <w:rtl w:val="0"/>
        </w:rPr>
        <w:t xml:space="preserve">Phần tử biểu mẫu: trường </w:t>
      </w:r>
      <w:r w:rsidDel="00000000" w:rsidR="00000000" w:rsidRPr="00000000">
        <w:rPr>
          <w:sz w:val="24"/>
          <w:szCs w:val="24"/>
          <w:shd w:fill="auto" w:val="clear"/>
          <w:rtl w:val="0"/>
        </w:rPr>
        <w:t xml:space="preserve">nhãn</w:t>
      </w:r>
      <w:r w:rsidDel="00000000" w:rsidR="00000000" w:rsidRPr="00000000">
        <w:rPr>
          <w:rFonts w:ascii="Times New Roman" w:cs="Times New Roman" w:eastAsia="Times New Roman" w:hAnsi="Times New Roman"/>
          <w:sz w:val="24"/>
          <w:szCs w:val="24"/>
          <w:shd w:fill="auto" w:val="clear"/>
          <w:rtl w:val="0"/>
        </w:rPr>
        <w:t xml:space="preserve">, trường nhập, trường văn bản </w:t>
      </w:r>
      <w:r w:rsidDel="00000000" w:rsidR="00000000" w:rsidRPr="00000000">
        <w:rPr>
          <w:sz w:val="24"/>
          <w:szCs w:val="24"/>
          <w:shd w:fill="auto" w:val="clear"/>
          <w:rtl w:val="0"/>
        </w:rPr>
        <w:t xml:space="preserve">thuần</w:t>
      </w:r>
      <w:r w:rsidDel="00000000" w:rsidR="00000000" w:rsidRPr="00000000">
        <w:rPr>
          <w:rFonts w:ascii="Times New Roman" w:cs="Times New Roman" w:eastAsia="Times New Roman" w:hAnsi="Times New Roman"/>
          <w:sz w:val="24"/>
          <w:szCs w:val="24"/>
          <w:shd w:fill="auto" w:val="clear"/>
          <w:rtl w:val="0"/>
        </w:rPr>
        <w:t xml:space="preserve">, trường hình ảnh, trường nút gạt, bảng, nút thường, hyperlink, trang trí văn bản, và trang trí hình ảnh.</w:t>
      </w:r>
      <w:r w:rsidDel="00000000" w:rsidR="00000000" w:rsidRPr="00000000">
        <w:rPr>
          <w:rtl w:val="0"/>
        </w:rPr>
      </w:r>
    </w:p>
    <w:p w:rsidR="00000000" w:rsidDel="00000000" w:rsidP="00000000" w:rsidRDefault="00000000" w:rsidRPr="00000000" w14:paraId="000001A8">
      <w:pPr>
        <w:numPr>
          <w:ilvl w:val="0"/>
          <w:numId w:val="19"/>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nhãn, trường nhập và trường nút gạt.</w:t>
      </w:r>
    </w:p>
    <w:p w:rsidR="00000000" w:rsidDel="00000000" w:rsidP="00000000" w:rsidRDefault="00000000" w:rsidRPr="00000000" w14:paraId="000001A9">
      <w:pPr>
        <w:numPr>
          <w:ilvl w:val="0"/>
          <w:numId w:val="20"/>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w:t>
      </w:r>
      <w:r w:rsidDel="00000000" w:rsidR="00000000" w:rsidRPr="00000000">
        <w:rPr>
          <w:rFonts w:ascii="Times New Roman" w:cs="Times New Roman" w:eastAsia="Times New Roman" w:hAnsi="Times New Roman"/>
          <w:sz w:val="24"/>
          <w:szCs w:val="24"/>
          <w:rtl w:val="0"/>
        </w:rPr>
        <w:t xml:space="preserve">. Cho phép thay đổi phông chữ và sử dụng cho:</w:t>
      </w:r>
    </w:p>
    <w:p w:rsidR="00000000" w:rsidDel="00000000" w:rsidP="00000000" w:rsidRDefault="00000000" w:rsidRPr="00000000" w14:paraId="000001AA">
      <w:pPr>
        <w:numPr>
          <w:ilvl w:val="0"/>
          <w:numId w:val="9"/>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trường nhãn, trường nhập, trường văn bản thuần, trường hình ảnh, trường nút gạt, trường lịch, bảng, nút thường, hyperlink, trang trí nội dung và trang trí hình ảnh.</w:t>
      </w:r>
    </w:p>
    <w:p w:rsidR="00000000" w:rsidDel="00000000" w:rsidP="00000000" w:rsidRDefault="00000000" w:rsidRPr="00000000" w14:paraId="000001AB">
      <w:pPr>
        <w:numPr>
          <w:ilvl w:val="0"/>
          <w:numId w:val="9"/>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nhãn, trường nhập và trường nút gạt.</w:t>
      </w:r>
    </w:p>
    <w:p w:rsidR="00000000" w:rsidDel="00000000" w:rsidP="00000000" w:rsidRDefault="00000000" w:rsidRPr="00000000" w14:paraId="000001AC">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Không được thay đổi phông chữ của phần tử biểu mẫu bằng cách sử dụng trang trí quy ước khi xác định kích thước của phần tử.</w:t>
      </w:r>
    </w:p>
    <w:p w:rsidR="00000000" w:rsidDel="00000000" w:rsidP="00000000" w:rsidRDefault="00000000" w:rsidRPr="00000000" w14:paraId="000001AD">
      <w:pPr>
        <w:numPr>
          <w:ilvl w:val="0"/>
          <w:numId w:val="10"/>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 negatives</w:t>
      </w:r>
      <w:r w:rsidDel="00000000" w:rsidR="00000000" w:rsidRPr="00000000">
        <w:rPr>
          <w:rFonts w:ascii="Times New Roman" w:cs="Times New Roman" w:eastAsia="Times New Roman" w:hAnsi="Times New Roman"/>
          <w:sz w:val="24"/>
          <w:szCs w:val="24"/>
          <w:rtl w:val="0"/>
        </w:rPr>
        <w:t xml:space="preserve">. Cho phép đánh dấu nổi bật các giá trị âm. Sử dụng cho các phần tử biểu mẫu: trường nhãn và trường nhập. Sử dụng cho các trường bảng sau: trường nhãn và trường nhập.</w:t>
      </w:r>
    </w:p>
    <w:p w:rsidR="00000000" w:rsidDel="00000000" w:rsidP="00000000" w:rsidRDefault="00000000" w:rsidRPr="00000000" w14:paraId="000001AE">
      <w:pPr>
        <w:numPr>
          <w:ilvl w:val="0"/>
          <w:numId w:val="10"/>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Horizontal position</w:t>
      </w:r>
      <w:r w:rsidDel="00000000" w:rsidR="00000000" w:rsidRPr="00000000">
        <w:rPr>
          <w:rFonts w:ascii="Times New Roman" w:cs="Times New Roman" w:eastAsia="Times New Roman" w:hAnsi="Times New Roman"/>
          <w:sz w:val="24"/>
          <w:szCs w:val="24"/>
          <w:rtl w:val="0"/>
        </w:rPr>
        <w:t xml:space="preserve">. Chỉ định vị trí giá trị nằm ngang và được sử dụng cho:</w:t>
      </w:r>
    </w:p>
    <w:p w:rsidR="00000000" w:rsidDel="00000000" w:rsidP="00000000" w:rsidRDefault="00000000" w:rsidRPr="00000000" w14:paraId="000001AF">
      <w:pPr>
        <w:numPr>
          <w:ilvl w:val="0"/>
          <w:numId w:val="11"/>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trường nhãn, trường nhập, và trang trí văn bản.</w:t>
      </w:r>
    </w:p>
    <w:p w:rsidR="00000000" w:rsidDel="00000000" w:rsidP="00000000" w:rsidRDefault="00000000" w:rsidRPr="00000000" w14:paraId="000001B0">
      <w:pPr>
        <w:numPr>
          <w:ilvl w:val="0"/>
          <w:numId w:val="11"/>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nhãn và trường nhập.</w:t>
      </w:r>
    </w:p>
    <w:p w:rsidR="00000000" w:rsidDel="00000000" w:rsidP="00000000" w:rsidRDefault="00000000" w:rsidRPr="00000000" w14:paraId="000001B1">
      <w:pPr>
        <w:numPr>
          <w:ilvl w:val="0"/>
          <w:numId w:val="13"/>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Unfilled mark</w:t>
      </w:r>
      <w:r w:rsidDel="00000000" w:rsidR="00000000" w:rsidRPr="00000000">
        <w:rPr>
          <w:rFonts w:ascii="Times New Roman" w:cs="Times New Roman" w:eastAsia="Times New Roman" w:hAnsi="Times New Roman"/>
          <w:sz w:val="24"/>
          <w:szCs w:val="24"/>
          <w:rtl w:val="0"/>
        </w:rPr>
        <w:t xml:space="preserve">. Cho phép đánh dấu giá trị trống và sử dụng cho:</w:t>
      </w:r>
    </w:p>
    <w:p w:rsidR="00000000" w:rsidDel="00000000" w:rsidP="00000000" w:rsidRDefault="00000000" w:rsidRPr="00000000" w14:paraId="000001B2">
      <w:pPr>
        <w:numPr>
          <w:ilvl w:val="0"/>
          <w:numId w:val="14"/>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trường nhập, bảng.</w:t>
      </w:r>
    </w:p>
    <w:p w:rsidR="00000000" w:rsidDel="00000000" w:rsidP="00000000" w:rsidRDefault="00000000" w:rsidRPr="00000000" w14:paraId="000001B3">
      <w:pPr>
        <w:numPr>
          <w:ilvl w:val="0"/>
          <w:numId w:val="14"/>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nhập.</w:t>
      </w:r>
    </w:p>
    <w:p w:rsidR="00000000" w:rsidDel="00000000" w:rsidP="00000000" w:rsidRDefault="00000000" w:rsidRPr="00000000" w14:paraId="000001B4">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Nếu bạn quản lý thuộc tính </w:t>
      </w:r>
      <w:r w:rsidDel="00000000" w:rsidR="00000000" w:rsidRPr="00000000">
        <w:rPr>
          <w:rFonts w:ascii="Times New Roman" w:cs="Times New Roman" w:eastAsia="Times New Roman" w:hAnsi="Times New Roman"/>
          <w:i w:val="1"/>
          <w:iCs w:val="1"/>
          <w:sz w:val="24"/>
          <w:szCs w:val="24"/>
          <w:rtl w:val="0"/>
        </w:rPr>
        <w:t xml:space="preserve">MarkIncomplete </w:t>
      </w:r>
      <w:r w:rsidDel="00000000" w:rsidR="00000000" w:rsidRPr="00000000">
        <w:rPr>
          <w:rFonts w:ascii="Times New Roman" w:cs="Times New Roman" w:eastAsia="Times New Roman" w:hAnsi="Times New Roman"/>
          <w:i w:val="0"/>
          <w:iCs w:val="0"/>
          <w:sz w:val="24"/>
          <w:szCs w:val="24"/>
          <w:rtl w:val="0"/>
        </w:rPr>
        <w:t xml:space="preserve">thông qua trang trí quy ước</w:t>
      </w:r>
      <w:r w:rsidDel="00000000" w:rsidR="00000000" w:rsidRPr="00000000">
        <w:rPr>
          <w:rFonts w:ascii="Times New Roman" w:cs="Times New Roman" w:eastAsia="Times New Roman" w:hAnsi="Times New Roman"/>
          <w:sz w:val="24"/>
          <w:szCs w:val="24"/>
          <w:rtl w:val="0"/>
        </w:rPr>
        <w:t xml:space="preserve">, thì bạn nên đặt thuộc tính </w:t>
      </w:r>
      <w:r w:rsidDel="00000000" w:rsidR="00000000" w:rsidRPr="00000000">
        <w:rPr>
          <w:rFonts w:ascii="Times New Roman" w:cs="Times New Roman" w:eastAsia="Times New Roman" w:hAnsi="Times New Roman"/>
          <w:i w:val="1"/>
          <w:iCs w:val="1"/>
          <w:sz w:val="24"/>
          <w:szCs w:val="24"/>
          <w:rtl w:val="0"/>
        </w:rPr>
        <w:t xml:space="preserve">AutoMarkIncomplete </w:t>
      </w:r>
      <w:r w:rsidDel="00000000" w:rsidR="00000000" w:rsidRPr="00000000">
        <w:rPr>
          <w:rFonts w:ascii="Times New Roman" w:cs="Times New Roman" w:eastAsia="Times New Roman" w:hAnsi="Times New Roman"/>
          <w:i w:val="0"/>
          <w:iCs w:val="0"/>
          <w:sz w:val="24"/>
          <w:szCs w:val="24"/>
          <w:rtl w:val="0"/>
        </w:rPr>
        <w:t xml:space="preserve">thành </w:t>
      </w:r>
      <w:r w:rsidDel="00000000" w:rsidR="00000000" w:rsidRPr="00000000">
        <w:rPr>
          <w:rFonts w:ascii="Times New Roman" w:cs="Times New Roman" w:eastAsia="Times New Roman" w:hAnsi="Times New Roman"/>
          <w:sz w:val="24"/>
          <w:szCs w:val="24"/>
          <w:rtl w:val="0"/>
        </w:rPr>
        <w:t xml:space="preserve">“No” cho trường được thiết kế.</w:t>
      </w:r>
    </w:p>
    <w:p w:rsidR="00000000" w:rsidDel="00000000" w:rsidP="00000000" w:rsidRDefault="00000000" w:rsidRPr="00000000" w14:paraId="000001B5">
      <w:pPr>
        <w:numPr>
          <w:ilvl w:val="0"/>
          <w:numId w:val="15"/>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Được sử dụng để đặt nội dung và áp dụng cho các trường bảng sau: trường nhãn và trường nhập.</w:t>
      </w:r>
    </w:p>
    <w:p w:rsidR="00000000" w:rsidDel="00000000" w:rsidP="00000000" w:rsidRDefault="00000000" w:rsidRPr="00000000" w14:paraId="000001B6">
      <w:pPr>
        <w:numPr>
          <w:ilvl w:val="0"/>
          <w:numId w:val="15"/>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Cho phép bạn thay đổi định dạng hiển thị giá trị và được sử dụng cho:</w:t>
      </w:r>
    </w:p>
    <w:p w:rsidR="00000000" w:rsidDel="00000000" w:rsidP="00000000" w:rsidRDefault="00000000" w:rsidRPr="00000000" w14:paraId="000001B7">
      <w:pPr>
        <w:numPr>
          <w:ilvl w:val="0"/>
          <w:numId w:val="7"/>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Page group và Regular group group.</w:t>
      </w:r>
    </w:p>
    <w:p w:rsidR="00000000" w:rsidDel="00000000" w:rsidP="00000000" w:rsidRDefault="00000000" w:rsidRPr="00000000" w14:paraId="000001B8">
      <w:pPr>
        <w:numPr>
          <w:ilvl w:val="0"/>
          <w:numId w:val="7"/>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nhãn và trường nhập.</w:t>
      </w:r>
    </w:p>
    <w:p w:rsidR="00000000" w:rsidDel="00000000" w:rsidP="00000000" w:rsidRDefault="00000000" w:rsidRPr="00000000" w14:paraId="000001B9">
      <w:pPr>
        <w:numPr>
          <w:ilvl w:val="0"/>
          <w:numId w:val="8"/>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Visibility</w:t>
      </w:r>
      <w:r w:rsidDel="00000000" w:rsidR="00000000" w:rsidRPr="00000000">
        <w:rPr>
          <w:rFonts w:ascii="Times New Roman" w:cs="Times New Roman" w:eastAsia="Times New Roman" w:hAnsi="Times New Roman"/>
          <w:sz w:val="24"/>
          <w:szCs w:val="24"/>
          <w:rtl w:val="0"/>
        </w:rPr>
        <w:t xml:space="preserve">. Ẩn các trường bảng sau: trường nhãn, trường nhập, trường nút gạt và trường hình ảnh. Các ô ẩn được thay thế bằng các ô liền kề có kích thước lớn hơn. Thuật toán kéo ô có thể khác nhau trong các ứng dụng client khác nhau.</w:t>
      </w:r>
    </w:p>
    <w:p w:rsidR="00000000" w:rsidDel="00000000" w:rsidP="00000000" w:rsidRDefault="00000000" w:rsidRPr="00000000" w14:paraId="000001B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quản lý chế độ hiển thị của cột trong nhóm có gom nhóm In cell, hãy sử dụng kiểu Show conditional appearance. Bạn có thể xem mô tả ở phần dưới đây.</w:t>
      </w:r>
    </w:p>
    <w:p w:rsidR="00000000" w:rsidDel="00000000" w:rsidP="00000000" w:rsidRDefault="00000000" w:rsidRPr="00000000" w14:paraId="000001B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sử dụng trang trí quy ước để ẩn toàn bộ dòng trong bảng. Việc sử dụng giao diện có điều kiện để ẩn dòng có thể có tác động tiêu cực đến hiệu suất và dẫn đến hiển thị nội dung bảng không chính xác.</w:t>
      </w:r>
    </w:p>
    <w:p w:rsidR="00000000" w:rsidDel="00000000" w:rsidP="00000000" w:rsidRDefault="00000000" w:rsidRPr="00000000" w14:paraId="000001BC">
      <w:pPr>
        <w:numPr>
          <w:ilvl w:val="0"/>
          <w:numId w:val="8"/>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Tắt tính khả dụng của các trường bảng sau: trường nhãn, trường nhập, trường nút gạt, và trường hình ảnh.</w:t>
      </w:r>
    </w:p>
    <w:p w:rsidR="00000000" w:rsidDel="00000000" w:rsidP="00000000" w:rsidRDefault="00000000" w:rsidRPr="00000000" w14:paraId="000001BD">
      <w:pPr>
        <w:numPr>
          <w:ilvl w:val="0"/>
          <w:numId w:val="8"/>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only</w:t>
      </w:r>
      <w:r w:rsidDel="00000000" w:rsidR="00000000" w:rsidRPr="00000000">
        <w:rPr>
          <w:rFonts w:ascii="Times New Roman" w:cs="Times New Roman" w:eastAsia="Times New Roman" w:hAnsi="Times New Roman"/>
          <w:sz w:val="24"/>
          <w:szCs w:val="24"/>
          <w:rtl w:val="0"/>
        </w:rPr>
        <w:t xml:space="preserve">. Bật chế độ View only cho các trường bảng sau: trường nhãn, trường nhập, trường nút gạt, và trường hình ảnh.</w:t>
      </w:r>
    </w:p>
    <w:p w:rsidR="00000000" w:rsidDel="00000000" w:rsidP="00000000" w:rsidRDefault="00000000" w:rsidRPr="00000000" w14:paraId="000001BE">
      <w:pPr>
        <w:numPr>
          <w:ilvl w:val="0"/>
          <w:numId w:val="8"/>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w:t>
      </w:r>
      <w:r w:rsidDel="00000000" w:rsidR="00000000" w:rsidRPr="00000000">
        <w:rPr>
          <w:rFonts w:ascii="Times New Roman" w:cs="Times New Roman" w:eastAsia="Times New Roman" w:hAnsi="Times New Roman"/>
          <w:sz w:val="24"/>
          <w:szCs w:val="24"/>
          <w:rtl w:val="0"/>
        </w:rPr>
        <w:t xml:space="preserve">. Ẩn các giá trị sau trong cột của bảng: trường nhãn, trường nhập, trường nút gạt và trường hình ảnh. Nên dùng kiểu trang trí quy ước này khi bạn cần ẩn một cột trong bảng nằm trong nhóm cột có gom nhóm In cell. Nếu bạn cần ẩn các cột không được nhóm với các cột khác hoặc vẫn hiển thị trong các cột của bảng riêng biệt sau khi gom nhóm, hãy sử dụng dạng Visibility conditional appearance.</w:t>
      </w:r>
    </w:p>
    <w:p w:rsidR="00000000" w:rsidDel="00000000" w:rsidP="00000000" w:rsidRDefault="00000000" w:rsidRPr="00000000" w14:paraId="000001BF">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Đối với trang trí quy ước, sử dụng ngày máy tính hiện tại được điều chỉnh theo múi giờ của phiên làm việc 1C:Enterprise.</w:t>
      </w:r>
    </w:p>
    <w:p w:rsidR="00000000" w:rsidDel="00000000" w:rsidP="00000000" w:rsidRDefault="00000000" w:rsidRPr="00000000" w14:paraId="000001C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cột của bảng biểu mẫu được định dạng bằng định dạng quy ước và quy ước chứa trường mục tin được hiển thị bởi bảng được định dạng thì khi tính toán điều kiện, sẽ sử dụng dữ liệu hiện tại của bảng chứa cột được định dạng. Nếu trường được định dạng không thuộc về một bảng thì dữ liệu hiện tại của bảng đầu tiên (theo trình tự vị trí trong bộ soạn biểu mẫu) trên biểu mẫu sẽ được sử dụng để tính toán điều kiện.</w:t>
      </w:r>
    </w:p>
    <w:p w:rsidR="00000000" w:rsidDel="00000000" w:rsidP="00000000" w:rsidRDefault="00000000" w:rsidRPr="00000000" w14:paraId="000001C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hình dạng ngoài quy ước, bạn có thể đặt một số kiểu hiển thị các phần tử biểu mẫu tùy thuộc vào giá trị của mục tin biểu mẫu, trong khi thiết kế của biểu mẫu sẽ động, nghĩa là nó sẽ xem xét các thay đổi trong dữ liệu biểu mẫu. Không cần thực hiện thao tác đặc biệt nào để thay đổi hình dạng ngoài của biểu mẫu. Nếu các trường trong danh sách động được sử dụng để hiển thị biểu mẫu quy ước, hãy đặt thuộc tính </w:t>
      </w:r>
      <w:r w:rsidDel="00000000" w:rsidR="00000000" w:rsidRPr="00000000">
        <w:rPr>
          <w:rFonts w:ascii="Times New Roman" w:cs="Times New Roman" w:eastAsia="Times New Roman" w:hAnsi="Times New Roman"/>
          <w:i w:val="1"/>
          <w:iCs w:val="1"/>
          <w:sz w:val="24"/>
          <w:szCs w:val="24"/>
          <w:rtl w:val="0"/>
        </w:rPr>
        <w:t xml:space="preserve">Always use</w:t>
      </w:r>
      <w:r w:rsidDel="00000000" w:rsidR="00000000" w:rsidRPr="00000000">
        <w:rPr>
          <w:rFonts w:ascii="Times New Roman" w:cs="Times New Roman" w:eastAsia="Times New Roman" w:hAnsi="Times New Roman"/>
          <w:sz w:val="24"/>
          <w:szCs w:val="24"/>
          <w:rtl w:val="0"/>
        </w:rPr>
        <w:t xml:space="preserve"> cho các trường này.</w:t>
      </w:r>
    </w:p>
    <w:p w:rsidR="00000000" w:rsidDel="00000000" w:rsidP="00000000" w:rsidRDefault="00000000" w:rsidRPr="00000000" w14:paraId="000001C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chúng ta có thể tùy chỉnh thay đổi màu nội dung trong các dòng của bảng Products, nếu số tiền trong dòng lớn hơn 1 triệu.</w:t>
      </w:r>
    </w:p>
    <w:p w:rsidR="00000000" w:rsidDel="00000000" w:rsidP="00000000" w:rsidRDefault="00000000" w:rsidRPr="00000000" w14:paraId="000001C3">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695825" cy="2505075"/>
            <wp:effectExtent b="0" l="0" r="0" t="0"/>
            <wp:docPr descr="Forms_ConditionalAppearance4" id="217" name="image50.png"/>
            <a:graphic>
              <a:graphicData uri="http://schemas.openxmlformats.org/drawingml/2006/picture">
                <pic:pic>
                  <pic:nvPicPr>
                    <pic:cNvPr descr="Forms_ConditionalAppearance4" id="0" name="image50.png"/>
                    <pic:cNvPicPr preferRelativeResize="0"/>
                  </pic:nvPicPr>
                  <pic:blipFill>
                    <a:blip r:embed="rId86"/>
                    <a:srcRect b="0" l="0" r="0" t="0"/>
                    <a:stretch>
                      <a:fillRect/>
                    </a:stretch>
                  </pic:blipFill>
                  <pic:spPr>
                    <a:xfrm>
                      <a:off x="0" y="0"/>
                      <a:ext cx="46958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6805" cy="1694815"/>
            <wp:effectExtent b="0" l="0" r="0" t="0"/>
            <wp:docPr descr="Forms_ConditionalAppearance5" id="218" name="image58.png"/>
            <a:graphic>
              <a:graphicData uri="http://schemas.openxmlformats.org/drawingml/2006/picture">
                <pic:pic>
                  <pic:nvPicPr>
                    <pic:cNvPr descr="Forms_ConditionalAppearance5" id="0" name="image58.png"/>
                    <pic:cNvPicPr preferRelativeResize="0"/>
                  </pic:nvPicPr>
                  <pic:blipFill>
                    <a:blip r:embed="rId87"/>
                    <a:srcRect b="0" l="0" r="0" t="0"/>
                    <a:stretch>
                      <a:fillRect/>
                    </a:stretch>
                  </pic:blipFill>
                  <pic:spPr>
                    <a:xfrm>
                      <a:off x="0" y="0"/>
                      <a:ext cx="6186805" cy="169481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32"/>
          <w:szCs w:val="32"/>
          <w:rtl w:val="0"/>
        </w:rPr>
        <w:t xml:space="preserve">Trang chủ (Home page)</w:t>
      </w:r>
      <w:r w:rsidDel="00000000" w:rsidR="00000000" w:rsidRPr="00000000">
        <w:rPr>
          <w:rtl w:val="0"/>
        </w:rPr>
      </w:r>
    </w:p>
    <w:p w:rsidR="00000000" w:rsidDel="00000000" w:rsidP="00000000" w:rsidRDefault="00000000" w:rsidRPr="00000000" w14:paraId="000001C6">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4"/>
          <w:szCs w:val="24"/>
          <w:rtl w:val="0"/>
        </w:rPr>
        <w:t xml:space="preserve">Trang chủ</w:t>
      </w:r>
      <w:r w:rsidDel="00000000" w:rsidR="00000000" w:rsidRPr="00000000">
        <w:rPr>
          <w:rFonts w:ascii="Times New Roman" w:cs="Times New Roman" w:eastAsia="Times New Roman" w:hAnsi="Times New Roman"/>
          <w:sz w:val="24"/>
          <w:szCs w:val="24"/>
          <w:rtl w:val="0"/>
        </w:rPr>
        <w:t xml:space="preserve"> là biểu mẫu hoạt động khi ứng dụng được khởi chạy và sử dụng để tìm kiếm các tính năng người dùng thường xuyên sử dùng. Theo mặc định, thành phần của trang chủ do </w:t>
      </w:r>
      <w:r w:rsidDel="00000000" w:rsidR="00000000" w:rsidRPr="00000000">
        <w:rPr>
          <w:rFonts w:ascii="Times New Roman" w:cs="Times New Roman" w:eastAsia="Times New Roman" w:hAnsi="Times New Roman"/>
          <w:b w:val="0"/>
          <w:bCs w:val="0"/>
          <w:sz w:val="24"/>
          <w:szCs w:val="24"/>
          <w:rtl w:val="0"/>
        </w:rPr>
        <w:t xml:space="preserve">lập trình viên tùy chỉnh</w:t>
      </w:r>
      <w:r w:rsidDel="00000000" w:rsidR="00000000" w:rsidRPr="00000000">
        <w:rPr>
          <w:rFonts w:ascii="Times New Roman" w:cs="Times New Roman" w:eastAsia="Times New Roman" w:hAnsi="Times New Roman"/>
          <w:sz w:val="24"/>
          <w:szCs w:val="24"/>
          <w:rtl w:val="0"/>
        </w:rPr>
        <w:t xml:space="preserve">; và có thể hiển thị chung cho tất cả mọi người hoặc phụ thuộc vào vai trò của người dùng. </w:t>
        <w:br w:type="textWrapping"/>
      </w:r>
      <w:r w:rsidDel="00000000" w:rsidR="00000000" w:rsidRPr="00000000">
        <w:rPr/>
        <w:drawing>
          <wp:inline distB="0" distT="0" distL="0" distR="0">
            <wp:extent cx="6182995" cy="2742565"/>
            <wp:effectExtent b="0" l="0" r="0" t="0"/>
            <wp:docPr descr="HomePage6" id="219" name="image48.png"/>
            <a:graphic>
              <a:graphicData uri="http://schemas.openxmlformats.org/drawingml/2006/picture">
                <pic:pic>
                  <pic:nvPicPr>
                    <pic:cNvPr descr="HomePage6" id="0" name="image48.png"/>
                    <pic:cNvPicPr preferRelativeResize="0"/>
                  </pic:nvPicPr>
                  <pic:blipFill>
                    <a:blip r:embed="rId88"/>
                    <a:srcRect b="0" l="0" r="0" t="0"/>
                    <a:stretch>
                      <a:fillRect/>
                    </a:stretch>
                  </pic:blipFill>
                  <pic:spPr>
                    <a:xfrm>
                      <a:off x="0" y="0"/>
                      <a:ext cx="6182995" cy="274256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Đây là cách trang đầu hiển thị cho người dùng:</w:t>
        <w:br w:type="textWrapping"/>
      </w:r>
      <w:r w:rsidDel="00000000" w:rsidR="00000000" w:rsidRPr="00000000">
        <w:rPr/>
        <w:drawing>
          <wp:inline distB="0" distT="0" distL="0" distR="0">
            <wp:extent cx="5654040" cy="3009265"/>
            <wp:effectExtent b="0" l="0" r="0" t="0"/>
            <wp:docPr descr="HomePage7" id="209" name="image44.png"/>
            <a:graphic>
              <a:graphicData uri="http://schemas.openxmlformats.org/drawingml/2006/picture">
                <pic:pic>
                  <pic:nvPicPr>
                    <pic:cNvPr descr="HomePage7" id="0" name="image44.png"/>
                    <pic:cNvPicPr preferRelativeResize="0"/>
                  </pic:nvPicPr>
                  <pic:blipFill>
                    <a:blip r:embed="rId89"/>
                    <a:srcRect b="0" l="0" r="0" t="0"/>
                    <a:stretch>
                      <a:fillRect/>
                    </a:stretch>
                  </pic:blipFill>
                  <pic:spPr>
                    <a:xfrm>
                      <a:off x="0" y="0"/>
                      <a:ext cx="565404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20" w:before="120" w:lineRule="auto"/>
        <w:ind w:firstLine="72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Mỗi người dùng có thể thay đổi thành phần trang chủ ở chế độ Enterprise.</w:t>
      </w:r>
    </w:p>
    <w:p w:rsidR="00000000" w:rsidDel="00000000" w:rsidP="00000000" w:rsidRDefault="00000000" w:rsidRPr="00000000" w14:paraId="000001C9">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191125" cy="3895725"/>
            <wp:effectExtent b="0" l="0" r="0" t="0"/>
            <wp:docPr descr="HomePage4" id="210" name="image41.png"/>
            <a:graphic>
              <a:graphicData uri="http://schemas.openxmlformats.org/drawingml/2006/picture">
                <pic:pic>
                  <pic:nvPicPr>
                    <pic:cNvPr descr="HomePage4" id="0" name="image41.png"/>
                    <pic:cNvPicPr preferRelativeResize="0"/>
                  </pic:nvPicPr>
                  <pic:blipFill>
                    <a:blip r:embed="rId90"/>
                    <a:srcRect b="0" l="0" r="0" t="0"/>
                    <a:stretch>
                      <a:fillRect/>
                    </a:stretch>
                  </pic:blipFill>
                  <pic:spPr>
                    <a:xfrm>
                      <a:off x="0" y="0"/>
                      <a:ext cx="5191125" cy="3895725"/>
                    </a:xfrm>
                    <a:prstGeom prst="rect"/>
                    <a:ln/>
                  </pic:spPr>
                </pic:pic>
              </a:graphicData>
            </a:graphic>
          </wp:inline>
        </w:drawing>
      </w:r>
      <w:r w:rsidDel="00000000" w:rsidR="00000000" w:rsidRPr="00000000">
        <w:rPr/>
        <w:drawing>
          <wp:inline distB="0" distT="0" distL="0" distR="0">
            <wp:extent cx="6183630" cy="2217420"/>
            <wp:effectExtent b="0" l="0" r="0" t="0"/>
            <wp:docPr descr="HomePage5" id="211" name="image47.png"/>
            <a:graphic>
              <a:graphicData uri="http://schemas.openxmlformats.org/drawingml/2006/picture">
                <pic:pic>
                  <pic:nvPicPr>
                    <pic:cNvPr descr="HomePage5" id="0" name="image47.png"/>
                    <pic:cNvPicPr preferRelativeResize="0"/>
                  </pic:nvPicPr>
                  <pic:blipFill>
                    <a:blip r:embed="rId91"/>
                    <a:srcRect b="0" l="0" r="0" t="0"/>
                    <a:stretch>
                      <a:fillRect/>
                    </a:stretch>
                  </pic:blipFill>
                  <pic:spPr>
                    <a:xfrm>
                      <a:off x="0" y="0"/>
                      <a:ext cx="6183630" cy="2217420"/>
                    </a:xfrm>
                    <a:prstGeom prst="rect"/>
                    <a:ln/>
                  </pic:spPr>
                </pic:pic>
              </a:graphicData>
            </a:graphic>
          </wp:inline>
        </w:drawing>
      </w:r>
      <w:r w:rsidDel="00000000" w:rsidR="00000000" w:rsidRPr="00000000">
        <w:rPr>
          <w:rtl w:val="0"/>
        </w:rPr>
      </w:r>
    </w:p>
    <w:sectPr>
      <w:pgSz w:h="16838" w:w="11906" w:orient="portrait"/>
      <w:pgMar w:bottom="1440" w:top="1440" w:left="1080" w:right="108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karev Yaroslav" w:id="0" w:date="2024-07-16T03:06:39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@quypv@1c.com.vn Danh sách động (Dynamic list) Để làm như thế em nhé.</w:t>
      </w:r>
    </w:p>
  </w:comment>
  <w:comment w:author="Phạm Viết Quý" w:id="1" w:date="2024-07-16T07:18:2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anh</w:t>
      </w:r>
    </w:p>
  </w:comment>
  <w:comment w:author="Phạm Viết Quý" w:id="2" w:date="2026-04-12T02:43:10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A" w15:done="0"/>
  <w15:commentEx w15:paraId="000001CB" w15:paraIdParent="000001CA" w15:done="0"/>
  <w15:commentEx w15:paraId="000001C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12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decimal"/>
      <w:lvlText w:val="%1."/>
      <w:lvlJc w:val="left"/>
      <w:pPr>
        <w:ind w:left="10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4">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7">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9">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21">
    <w:lvl w:ilvl="0">
      <w:start w:val="1"/>
      <w:numFmt w:val="bullet"/>
      <w:lvlText w:val="●"/>
      <w:lvlJc w:val="left"/>
      <w:pPr>
        <w:ind w:left="10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2">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3">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4">
    <w:lvl w:ilvl="0">
      <w:start w:val="1"/>
      <w:numFmt w:val="bullet"/>
      <w:lvlText w:val="●"/>
      <w:lvlJc w:val="left"/>
      <w:pPr>
        <w:ind w:left="10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5">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6">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7">
    <w:lvl w:ilvl="0">
      <w:start w:val="1"/>
      <w:numFmt w:val="bullet"/>
      <w:lvlText w:val="●"/>
      <w:lvlJc w:val="left"/>
      <w:pPr>
        <w:ind w:left="-18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1"/>
      <w:jc w:val="left"/>
    </w:pPr>
    <w:rPr>
      <w:rFonts w:ascii="SimSun" w:cs="SimSun" w:eastAsia="SimSun" w:hAnsi="SimSun"/>
      <w:b w:val="1"/>
      <w:bCs w:val="1"/>
      <w:color w:val="000000"/>
      <w:sz w:val="24"/>
      <w:szCs w:val="24"/>
    </w:rPr>
  </w:style>
  <w:style w:type="paragraph" w:styleId="Heading5">
    <w:name w:val="heading 5"/>
    <w:basedOn w:val="Normal"/>
    <w:next w:val="Normal"/>
    <w:pPr>
      <w:widowControl w:val="1"/>
      <w:jc w:val="left"/>
    </w:pPr>
    <w:rPr>
      <w:rFonts w:ascii="SimSun" w:cs="SimSun" w:eastAsia="SimSun" w:hAnsi="SimSun"/>
      <w:b w:val="1"/>
      <w:bCs w:val="1"/>
      <w:color w:val="000000"/>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0"/>
      <w:szCs w:val="20"/>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paragraph" w:styleId="Heading1">
    <w:name w:val="Heading 1"/>
    <w:basedOn w:val="Normal"/>
    <w:next w:val="Normal"/>
    <w:uiPriority w:val="9"/>
    <w:unhideWhenUsed w:val="1"/>
    <w:qFormat w:val="1"/>
    <w:pPr>
      <w:keepNext w:val="1"/>
      <w:keepLines w:val="1"/>
      <w:spacing w:after="330" w:before="340" w:line="578" w:lineRule="auto"/>
      <w:outlineLvl w:val="0"/>
    </w:pPr>
    <w:rPr>
      <w:b w:val="1"/>
      <w:bCs w:val="1"/>
      <w:kern w:val="2"/>
      <w:sz w:val="44"/>
      <w:szCs w:val="44"/>
    </w:rPr>
  </w:style>
  <w:style w:type="paragraph" w:styleId="Heading2">
    <w:name w:val="Heading 2"/>
    <w:basedOn w:val="Normal"/>
    <w:next w:val="Normal"/>
    <w:uiPriority w:val="9"/>
    <w:unhideWhenUsed w:val="1"/>
    <w:qFormat w:val="1"/>
    <w:pPr>
      <w:keepNext w:val="1"/>
      <w:keepLines w:val="1"/>
      <w:spacing w:after="0" w:before="40"/>
      <w:outlineLvl w:val="1"/>
    </w:pPr>
    <w:rPr>
      <w:rFonts w:ascii="Calibri Light" w:cs="" w:eastAsia="宋体" w:hAnsi="Calibri Light" w:asciiTheme="majorHAnsi" w:cstheme="majorBidi" w:eastAsiaTheme="majorEastAsia" w:hAnsiTheme="majorHAnsi"/>
      <w:color w:val="2e75b6" w:themeColor="accent1" w:themeShade="0000BF"/>
      <w:sz w:val="26"/>
      <w:szCs w:val="26"/>
    </w:rPr>
  </w:style>
  <w:style w:type="paragraph" w:styleId="Heading4">
    <w:name w:val="Heading 4"/>
    <w:next w:val="Normal"/>
    <w:uiPriority w:val="0"/>
    <w:semiHidden w:val="1"/>
    <w:unhideWhenUsed w:val="1"/>
    <w:qFormat w:val="1"/>
    <w:pPr>
      <w:widowControl w:val="1"/>
      <w:suppressAutoHyphens w:val="1"/>
      <w:bidi w:val="0"/>
      <w:spacing w:afterAutospacing="1" w:beforeAutospacing="1"/>
      <w:jc w:val="left"/>
      <w:outlineLvl w:val="3"/>
    </w:pPr>
    <w:rPr>
      <w:rFonts w:ascii="SimSun" w:cs="Times New Roman" w:eastAsia="SimSun" w:hAnsi="SimSun"/>
      <w:b w:val="1"/>
      <w:bCs w:val="1"/>
      <w:color w:val="auto"/>
      <w:kern w:val="0"/>
      <w:sz w:val="24"/>
      <w:szCs w:val="24"/>
      <w:lang w:bidi="ar-SA" w:eastAsia="zh-CN" w:val="en-US"/>
    </w:rPr>
  </w:style>
  <w:style w:type="paragraph" w:styleId="Heading5">
    <w:name w:val="Heading 5"/>
    <w:next w:val="Normal"/>
    <w:uiPriority w:val="0"/>
    <w:semiHidden w:val="1"/>
    <w:unhideWhenUsed w:val="1"/>
    <w:qFormat w:val="1"/>
    <w:pPr>
      <w:widowControl w:val="1"/>
      <w:suppressAutoHyphens w:val="1"/>
      <w:bidi w:val="0"/>
      <w:spacing w:afterAutospacing="1" w:beforeAutospacing="1"/>
      <w:jc w:val="left"/>
      <w:outlineLvl w:val="4"/>
    </w:pPr>
    <w:rPr>
      <w:rFonts w:ascii="SimSun" w:cs="Times New Roman" w:eastAsia="SimSun" w:hAnsi="SimSun"/>
      <w:b w:val="1"/>
      <w:bCs w:val="1"/>
      <w:color w:val="auto"/>
      <w:kern w:val="0"/>
      <w:sz w:val="20"/>
      <w:szCs w:val="20"/>
      <w:lang w:bidi="ar-SA" w:eastAsia="zh-CN" w:val="en-US"/>
    </w:rPr>
  </w:style>
  <w:style w:type="character" w:styleId="DefaultParagraphFont" w:default="1">
    <w:name w:val="Default Paragraph Font"/>
    <w:uiPriority w:val="1"/>
    <w:semiHidden w:val="1"/>
    <w:unhideWhenUsed w:val="1"/>
    <w:qFormat w:val="1"/>
    <w:rPr/>
  </w:style>
  <w:style w:type="character" w:styleId="Emphasis">
    <w:name w:val="Emphasis"/>
    <w:basedOn w:val="DefaultParagraphFont"/>
    <w:uiPriority w:val="0"/>
    <w:qFormat w:val="1"/>
    <w:rPr>
      <w:i w:val="1"/>
      <w:iCs w:val="1"/>
    </w:rPr>
  </w:style>
  <w:style w:type="character" w:styleId="InternetLink">
    <w:name w:val="Hyperlink"/>
    <w:basedOn w:val="DefaultParagraphFont"/>
    <w:uiPriority w:val="0"/>
    <w:qFormat w:val="1"/>
    <w:rPr>
      <w:color w:val="0000ff"/>
      <w:u w:val="single"/>
    </w:rPr>
  </w:style>
  <w:style w:type="character" w:styleId="Strong">
    <w:name w:val="Strong"/>
    <w:basedOn w:val="DefaultParagraphFont"/>
    <w:uiPriority w:val="0"/>
    <w:qFormat w:val="1"/>
    <w:rPr>
      <w:b w:val="1"/>
      <w:bCs w:val="1"/>
    </w:rPr>
  </w:style>
  <w:style w:type="character" w:styleId="Fontstyle01" w:customStyle="1">
    <w:name w:val="fontstyle01"/>
    <w:uiPriority w:val="0"/>
    <w:qFormat w:val="1"/>
    <w:rPr>
      <w:rFonts w:ascii="TimesNewRomanPSMT" w:cs="TimesNewRomanPSMT" w:eastAsia="TimesNewRomanPSMT" w:hAnsi="TimesNewRomanPSMT"/>
      <w:color w:val="242021"/>
      <w:sz w:val="20"/>
      <w:szCs w:val="20"/>
    </w:rPr>
  </w:style>
  <w:style w:type="character" w:styleId="Fontstyle21" w:customStyle="1">
    <w:name w:val="fontstyle21"/>
    <w:uiPriority w:val="0"/>
    <w:qFormat w:val="1"/>
    <w:rPr>
      <w:rFonts w:ascii="LucidaConsole" w:cs="LucidaConsole" w:eastAsia="LucidaConsole" w:hAnsi="LucidaConsole"/>
      <w:color w:val="c00000"/>
      <w:sz w:val="20"/>
      <w:szCs w:val="20"/>
    </w:rPr>
  </w:style>
  <w:style w:type="character" w:styleId="Fontstyle11" w:customStyle="1">
    <w:name w:val="fontstyle11"/>
    <w:uiPriority w:val="0"/>
    <w:qFormat w:val="1"/>
    <w:rPr>
      <w:rFonts w:ascii="TimesNewRomanPSMT" w:cs="TimesNewRomanPSMT" w:eastAsia="TimesNewRomanPSMT" w:hAnsi="TimesNewRomanPSMT"/>
      <w:color w:val="242021"/>
      <w:sz w:val="20"/>
      <w:szCs w:val="20"/>
    </w:rPr>
  </w:style>
  <w:style w:type="character" w:styleId="Fontstyle31" w:customStyle="1">
    <w:name w:val="fontstyle31"/>
    <w:uiPriority w:val="0"/>
    <w:qFormat w:val="1"/>
    <w:rPr>
      <w:rFonts w:ascii="TimesNewRomanPS-BoldMT" w:cs="TimesNewRomanPS-BoldMT" w:eastAsia="TimesNewRomanPS-BoldMT" w:hAnsi="TimesNewRomanPS-BoldMT"/>
      <w:b w:val="1"/>
      <w:bCs w:val="1"/>
      <w:color w:val="800080"/>
      <w:sz w:val="20"/>
      <w:szCs w:val="20"/>
    </w:rPr>
  </w:style>
  <w:style w:type="character" w:styleId="Fontstyle41" w:customStyle="1">
    <w:name w:val="fontstyle41"/>
    <w:uiPriority w:val="0"/>
    <w:qFormat w:val="1"/>
    <w:rPr>
      <w:rFonts w:ascii="LucidaConsole" w:cs="LucidaConsole" w:eastAsia="LucidaConsole" w:hAnsi="LucidaConsole"/>
      <w:color w:val="c00000"/>
      <w:sz w:val="20"/>
      <w:szCs w:val="20"/>
    </w:rPr>
  </w:style>
  <w:style w:type="character" w:styleId="Fontstyle51" w:customStyle="1">
    <w:name w:val="fontstyle51"/>
    <w:uiPriority w:val="0"/>
    <w:qFormat w:val="1"/>
    <w:rPr>
      <w:rFonts w:ascii="Arial-BoldMT" w:cs="Arial-BoldMT" w:eastAsia="Arial-BoldMT" w:hAnsi="Arial-BoldMT"/>
      <w:b w:val="1"/>
      <w:bCs w:val="1"/>
      <w:color w:val="800080"/>
      <w:sz w:val="14"/>
      <w:szCs w:val="14"/>
    </w:rPr>
  </w:style>
  <w:style w:type="character" w:styleId="Fontstyle61" w:customStyle="1">
    <w:name w:val="fontstyle61"/>
    <w:uiPriority w:val="0"/>
    <w:qFormat w:val="1"/>
    <w:rPr>
      <w:rFonts w:ascii="ArialMT" w:cs="ArialMT" w:eastAsia="ArialMT" w:hAnsi="ArialMT"/>
      <w:color w:val="242021"/>
      <w:sz w:val="14"/>
      <w:szCs w:val="14"/>
    </w:rPr>
  </w:style>
  <w:style w:type="character" w:styleId="Fontstyle71" w:customStyle="1">
    <w:name w:val="fontstyle71"/>
    <w:uiPriority w:val="0"/>
    <w:qFormat w:val="1"/>
    <w:rPr>
      <w:rFonts w:ascii="FreeSetC" w:cs="FreeSetC" w:eastAsia="FreeSetC" w:hAnsi="FreeSetC"/>
      <w:color w:val="242021"/>
      <w:sz w:val="16"/>
      <w:szCs w:val="16"/>
    </w:rPr>
  </w:style>
  <w:style w:type="character" w:styleId="Fontstyle81" w:customStyle="1">
    <w:name w:val="fontstyle81"/>
    <w:uiPriority w:val="0"/>
    <w:qFormat w:val="1"/>
    <w:rPr>
      <w:rFonts w:ascii="ArialNarrow" w:cs="ArialNarrow" w:eastAsia="ArialNarrow" w:hAnsi="ArialNarrow"/>
      <w:color w:val="242021"/>
      <w:sz w:val="16"/>
      <w:szCs w:val="16"/>
    </w:rPr>
  </w:style>
  <w:style w:type="character" w:styleId="Fontstyle91" w:customStyle="1">
    <w:name w:val="fontstyle91"/>
    <w:uiPriority w:val="0"/>
    <w:qFormat w:val="1"/>
    <w:rPr>
      <w:rFonts w:ascii="TimesNewRomanPS-ItalicMT" w:cs="TimesNewRomanPS-ItalicMT" w:eastAsia="TimesNewRomanPS-ItalicMT" w:hAnsi="TimesNewRomanPS-ItalicMT"/>
      <w:i w:val="1"/>
      <w:iCs w:val="1"/>
      <w:color w:val="242021"/>
      <w:sz w:val="22"/>
      <w:szCs w:val="22"/>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HeaderandFooter">
    <w:name w:val="Header and Footer"/>
    <w:basedOn w:val="Normal"/>
    <w:qFormat w:val="1"/>
    <w:pPr/>
    <w:rPr/>
  </w:style>
  <w:style w:type="paragraph" w:styleId="Footer">
    <w:name w:val="Footer"/>
    <w:basedOn w:val="Normal"/>
    <w:uiPriority w:val="0"/>
    <w:qFormat w:val="1"/>
    <w:pPr>
      <w:tabs>
        <w:tab w:val="clear" w:pos="720"/>
        <w:tab w:val="center" w:leader="none" w:pos="4153"/>
        <w:tab w:val="right" w:leader="none" w:pos="8306"/>
      </w:tabs>
      <w:snapToGrid w:val="0"/>
    </w:pPr>
    <w:rPr>
      <w:sz w:val="18"/>
      <w:szCs w:val="18"/>
    </w:rPr>
  </w:style>
  <w:style w:type="paragraph" w:styleId="Header">
    <w:name w:val="Header"/>
    <w:basedOn w:val="Normal"/>
    <w:uiPriority w:val="0"/>
    <w:qFormat w:val="1"/>
    <w:pPr>
      <w:tabs>
        <w:tab w:val="clear" w:pos="720"/>
        <w:tab w:val="center" w:leader="none" w:pos="4153"/>
        <w:tab w:val="right" w:leader="none" w:pos="8306"/>
      </w:tabs>
      <w:snapToGrid w:val="0"/>
    </w:pPr>
    <w:rPr>
      <w:sz w:val="18"/>
      <w:szCs w:val="18"/>
    </w:rPr>
  </w:style>
  <w:style w:type="paragraph" w:styleId="HTMLPreformatted">
    <w:name w:val="HTML Preformatted"/>
    <w:uiPriority w:val="0"/>
    <w:qFormat w:val="1"/>
    <w:pPr>
      <w:widowControl w:val="1"/>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bidi w:val="0"/>
      <w:spacing w:after="0" w:before="0"/>
      <w:jc w:val="left"/>
    </w:pPr>
    <w:rPr>
      <w:rFonts w:ascii="SimSun" w:cs="Times New Roman" w:eastAsia="SimSun" w:hAnsi="SimSun"/>
      <w:color w:val="auto"/>
      <w:kern w:val="0"/>
      <w:sz w:val="24"/>
      <w:szCs w:val="24"/>
      <w:lang w:bidi="ar-SA" w:eastAsia="zh-CN" w:val="en-US"/>
    </w:rPr>
  </w:style>
  <w:style w:type="paragraph" w:styleId="NormalWeb">
    <w:name w:val="Normal (Web)"/>
    <w:uiPriority w:val="0"/>
    <w:qFormat w:val="1"/>
    <w:pPr>
      <w:widowControl w:val="1"/>
      <w:suppressAutoHyphens w:val="1"/>
      <w:bidi w:val="0"/>
      <w:spacing w:afterAutospacing="1" w:beforeAutospacing="1"/>
      <w:jc w:val="left"/>
    </w:pPr>
    <w:rPr>
      <w:rFonts w:ascii="Times New Roman" w:cs="Times New Roman" w:eastAsia="SimSun" w:hAnsi="Times New Roman"/>
      <w:color w:val="auto"/>
      <w:kern w:val="0"/>
      <w:sz w:val="24"/>
      <w:szCs w:val="24"/>
      <w:lang w:bidi="ar-SA" w:eastAsia="zh-CN" w:val="en-US"/>
    </w:rPr>
  </w:style>
  <w:style w:type="table" w:styleId="7" w:default="1">
    <w:name w:val="Normal Table"/>
    <w:uiPriority w:val="99"/>
    <w:semiHidden w:val="1"/>
    <w:unhideWhenUsed w:val="1"/>
    <w:qFormat w:val="1"/>
    <w:tblPr>
      <w:tblCellMar>
        <w:top w:w="0.0" w:type="dxa"/>
        <w:left w:w="108.0" w:type="dxa"/>
        <w:bottom w:w="0.0" w:type="dxa"/>
        <w:right w:w="108.0" w:type="dxa"/>
      </w:tblCellMar>
    </w:tblPr>
  </w:style>
  <w:style w:type="table" w:styleId="15">
    <w:name w:val="Table Grid"/>
    <w:basedOn w:val="7"/>
    <w:uiPriority w:val="0"/>
    <w:qFormat w:val="1"/>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84" Type="http://schemas.openxmlformats.org/officeDocument/2006/relationships/image" Target="media/image72.png"/><Relationship Id="rId83" Type="http://schemas.openxmlformats.org/officeDocument/2006/relationships/image" Target="media/image39.png"/><Relationship Id="rId42" Type="http://schemas.openxmlformats.org/officeDocument/2006/relationships/image" Target="media/image22.png"/><Relationship Id="rId86" Type="http://schemas.openxmlformats.org/officeDocument/2006/relationships/image" Target="media/image50.png"/><Relationship Id="rId41" Type="http://schemas.openxmlformats.org/officeDocument/2006/relationships/image" Target="media/image13.png"/><Relationship Id="rId85" Type="http://schemas.openxmlformats.org/officeDocument/2006/relationships/image" Target="media/image49.png"/><Relationship Id="rId44" Type="http://schemas.openxmlformats.org/officeDocument/2006/relationships/image" Target="media/image7.png"/><Relationship Id="rId88" Type="http://schemas.openxmlformats.org/officeDocument/2006/relationships/image" Target="media/image48.png"/><Relationship Id="rId43" Type="http://schemas.openxmlformats.org/officeDocument/2006/relationships/image" Target="media/image19.png"/><Relationship Id="rId87" Type="http://schemas.openxmlformats.org/officeDocument/2006/relationships/image" Target="media/image58.png"/><Relationship Id="rId46" Type="http://schemas.openxmlformats.org/officeDocument/2006/relationships/image" Target="media/image27.png"/><Relationship Id="rId45" Type="http://schemas.openxmlformats.org/officeDocument/2006/relationships/image" Target="media/image10.png"/><Relationship Id="rId89" Type="http://schemas.openxmlformats.org/officeDocument/2006/relationships/image" Target="media/image44.png"/><Relationship Id="rId80" Type="http://schemas.openxmlformats.org/officeDocument/2006/relationships/image" Target="media/image17.png"/><Relationship Id="rId82" Type="http://schemas.openxmlformats.org/officeDocument/2006/relationships/image" Target="media/image43.png"/><Relationship Id="rId81"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6.png"/><Relationship Id="rId48" Type="http://schemas.openxmlformats.org/officeDocument/2006/relationships/image" Target="media/image6.png"/><Relationship Id="rId47" Type="http://schemas.openxmlformats.org/officeDocument/2006/relationships/image" Target="media/image9.png"/><Relationship Id="rId49"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21.png"/><Relationship Id="rId72" Type="http://schemas.openxmlformats.org/officeDocument/2006/relationships/image" Target="media/image36.png"/><Relationship Id="rId31" Type="http://schemas.openxmlformats.org/officeDocument/2006/relationships/image" Target="media/image61.png"/><Relationship Id="rId75" Type="http://schemas.openxmlformats.org/officeDocument/2006/relationships/image" Target="media/image33.png"/><Relationship Id="rId30" Type="http://schemas.openxmlformats.org/officeDocument/2006/relationships/image" Target="media/image54.png"/><Relationship Id="rId74" Type="http://schemas.openxmlformats.org/officeDocument/2006/relationships/image" Target="media/image20.png"/><Relationship Id="rId33" Type="http://schemas.openxmlformats.org/officeDocument/2006/relationships/image" Target="media/image52.png"/><Relationship Id="rId77" Type="http://schemas.openxmlformats.org/officeDocument/2006/relationships/image" Target="media/image30.png"/><Relationship Id="rId32" Type="http://schemas.openxmlformats.org/officeDocument/2006/relationships/image" Target="media/image53.png"/><Relationship Id="rId76" Type="http://schemas.openxmlformats.org/officeDocument/2006/relationships/image" Target="media/image28.png"/><Relationship Id="rId35" Type="http://schemas.openxmlformats.org/officeDocument/2006/relationships/image" Target="media/image60.png"/><Relationship Id="rId79" Type="http://schemas.openxmlformats.org/officeDocument/2006/relationships/image" Target="media/image24.png"/><Relationship Id="rId34" Type="http://schemas.openxmlformats.org/officeDocument/2006/relationships/image" Target="media/image69.png"/><Relationship Id="rId78" Type="http://schemas.openxmlformats.org/officeDocument/2006/relationships/image" Target="media/image23.png"/><Relationship Id="rId71" Type="http://schemas.openxmlformats.org/officeDocument/2006/relationships/image" Target="media/image38.png"/><Relationship Id="rId70" Type="http://schemas.openxmlformats.org/officeDocument/2006/relationships/image" Target="media/image32.png"/><Relationship Id="rId37" Type="http://schemas.openxmlformats.org/officeDocument/2006/relationships/image" Target="media/image59.png"/><Relationship Id="rId36" Type="http://schemas.openxmlformats.org/officeDocument/2006/relationships/image" Target="media/image51.png"/><Relationship Id="rId39" Type="http://schemas.openxmlformats.org/officeDocument/2006/relationships/image" Target="media/image2.png"/><Relationship Id="rId38" Type="http://schemas.openxmlformats.org/officeDocument/2006/relationships/image" Target="media/image57.png"/><Relationship Id="rId62" Type="http://schemas.openxmlformats.org/officeDocument/2006/relationships/image" Target="media/image26.png"/><Relationship Id="rId61" Type="http://schemas.openxmlformats.org/officeDocument/2006/relationships/image" Target="media/image29.png"/><Relationship Id="rId20" Type="http://schemas.openxmlformats.org/officeDocument/2006/relationships/image" Target="media/image78.png"/><Relationship Id="rId64" Type="http://schemas.openxmlformats.org/officeDocument/2006/relationships/image" Target="media/image34.png"/><Relationship Id="rId63" Type="http://schemas.openxmlformats.org/officeDocument/2006/relationships/image" Target="media/image46.png"/><Relationship Id="rId22" Type="http://schemas.openxmlformats.org/officeDocument/2006/relationships/image" Target="media/image73.png"/><Relationship Id="rId66" Type="http://schemas.openxmlformats.org/officeDocument/2006/relationships/image" Target="media/image37.png"/><Relationship Id="rId21" Type="http://schemas.openxmlformats.org/officeDocument/2006/relationships/image" Target="media/image63.png"/><Relationship Id="rId65" Type="http://schemas.openxmlformats.org/officeDocument/2006/relationships/image" Target="media/image42.png"/><Relationship Id="rId24" Type="http://schemas.openxmlformats.org/officeDocument/2006/relationships/image" Target="media/image77.png"/><Relationship Id="rId68" Type="http://schemas.openxmlformats.org/officeDocument/2006/relationships/image" Target="media/image40.png"/><Relationship Id="rId23" Type="http://schemas.openxmlformats.org/officeDocument/2006/relationships/image" Target="media/image75.png"/><Relationship Id="rId67" Type="http://schemas.openxmlformats.org/officeDocument/2006/relationships/image" Target="media/image55.png"/><Relationship Id="rId60" Type="http://schemas.openxmlformats.org/officeDocument/2006/relationships/image" Target="media/image25.png"/><Relationship Id="rId26" Type="http://schemas.openxmlformats.org/officeDocument/2006/relationships/image" Target="media/image74.png"/><Relationship Id="rId25" Type="http://schemas.openxmlformats.org/officeDocument/2006/relationships/image" Target="media/image81.png"/><Relationship Id="rId69" Type="http://schemas.openxmlformats.org/officeDocument/2006/relationships/image" Target="media/image35.png"/><Relationship Id="rId28" Type="http://schemas.openxmlformats.org/officeDocument/2006/relationships/image" Target="media/image82.png"/><Relationship Id="rId27" Type="http://schemas.openxmlformats.org/officeDocument/2006/relationships/image" Target="media/image79.png"/><Relationship Id="rId29" Type="http://schemas.openxmlformats.org/officeDocument/2006/relationships/image" Target="media/image62.png"/><Relationship Id="rId51" Type="http://schemas.openxmlformats.org/officeDocument/2006/relationships/image" Target="media/image15.png"/><Relationship Id="rId50" Type="http://schemas.openxmlformats.org/officeDocument/2006/relationships/image" Target="media/image12.png"/><Relationship Id="rId53" Type="http://schemas.openxmlformats.org/officeDocument/2006/relationships/image" Target="media/image8.png"/><Relationship Id="rId52" Type="http://schemas.openxmlformats.org/officeDocument/2006/relationships/image" Target="media/image11.png"/><Relationship Id="rId11" Type="http://schemas.openxmlformats.org/officeDocument/2006/relationships/image" Target="media/image64.png"/><Relationship Id="rId55" Type="http://schemas.openxmlformats.org/officeDocument/2006/relationships/image" Target="media/image16.png"/><Relationship Id="rId10" Type="http://schemas.openxmlformats.org/officeDocument/2006/relationships/image" Target="media/image66.png"/><Relationship Id="rId54" Type="http://schemas.openxmlformats.org/officeDocument/2006/relationships/image" Target="media/image3.png"/><Relationship Id="rId13" Type="http://schemas.openxmlformats.org/officeDocument/2006/relationships/image" Target="media/image80.png"/><Relationship Id="rId57" Type="http://schemas.openxmlformats.org/officeDocument/2006/relationships/image" Target="media/image5.png"/><Relationship Id="rId12" Type="http://schemas.openxmlformats.org/officeDocument/2006/relationships/image" Target="media/image67.png"/><Relationship Id="rId56" Type="http://schemas.openxmlformats.org/officeDocument/2006/relationships/image" Target="media/image1.png"/><Relationship Id="rId91" Type="http://schemas.openxmlformats.org/officeDocument/2006/relationships/image" Target="media/image47.png"/><Relationship Id="rId90" Type="http://schemas.openxmlformats.org/officeDocument/2006/relationships/image" Target="media/image41.png"/><Relationship Id="rId15" Type="http://schemas.openxmlformats.org/officeDocument/2006/relationships/image" Target="media/image65.png"/><Relationship Id="rId59" Type="http://schemas.openxmlformats.org/officeDocument/2006/relationships/image" Target="media/image31.png"/><Relationship Id="rId14" Type="http://schemas.openxmlformats.org/officeDocument/2006/relationships/image" Target="media/image71.png"/><Relationship Id="rId58" Type="http://schemas.openxmlformats.org/officeDocument/2006/relationships/image" Target="media/image14.png"/><Relationship Id="rId17" Type="http://schemas.openxmlformats.org/officeDocument/2006/relationships/image" Target="media/image68.png"/><Relationship Id="rId16" Type="http://schemas.openxmlformats.org/officeDocument/2006/relationships/image" Target="media/image83.png"/><Relationship Id="rId19" Type="http://schemas.openxmlformats.org/officeDocument/2006/relationships/image" Target="media/image70.png"/><Relationship Id="rId18"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9iJsdHoN2IaIZOLTYmfoBcB2w==">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1033-12.2.0.13412</vt:lpwstr>
  </property>
</Properties>
</file>